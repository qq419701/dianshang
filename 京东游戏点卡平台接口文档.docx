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0271D" w14:textId="061A2D57" w:rsidR="00DA0135" w:rsidRDefault="00863E1C">
      <w:r w:rsidRPr="00863E1C">
        <w:t>京东游戏</w:t>
      </w:r>
      <w:proofErr w:type="gramStart"/>
      <w:r w:rsidRPr="00863E1C">
        <w:t>点卡平台</w:t>
      </w:r>
      <w:proofErr w:type="gramEnd"/>
      <w:r w:rsidRPr="00863E1C">
        <w:t>接口文档-</w:t>
      </w:r>
      <w:proofErr w:type="gramStart"/>
      <w:r w:rsidRPr="00863E1C">
        <w:t>商家版</w:t>
      </w:r>
      <w:proofErr w:type="gramEnd"/>
      <w:r w:rsidRPr="00863E1C">
        <w:t>V2.8</w:t>
      </w:r>
    </w:p>
    <w:p w14:paraId="6E494807" w14:textId="77777777" w:rsidR="00863E1C" w:rsidRPr="00863E1C" w:rsidRDefault="00863E1C" w:rsidP="00863E1C">
      <w:r w:rsidRPr="00863E1C">
        <w:t>京东游戏</w:t>
      </w:r>
      <w:proofErr w:type="gramStart"/>
      <w:r w:rsidRPr="00863E1C">
        <w:t>点卡平台</w:t>
      </w:r>
      <w:proofErr w:type="gramEnd"/>
    </w:p>
    <w:p w14:paraId="0C5D1AAC" w14:textId="77777777" w:rsidR="00863E1C" w:rsidRPr="00863E1C" w:rsidRDefault="00863E1C" w:rsidP="00863E1C">
      <w:r w:rsidRPr="00863E1C">
        <w:t>服务接口规范说明文档</w:t>
      </w:r>
    </w:p>
    <w:p w14:paraId="6C7F2DEF" w14:textId="77777777" w:rsidR="00863E1C" w:rsidRPr="00863E1C" w:rsidRDefault="00863E1C" w:rsidP="00863E1C">
      <w:pPr>
        <w:rPr>
          <w:b/>
          <w:bCs/>
        </w:rPr>
      </w:pPr>
      <w:r w:rsidRPr="00863E1C">
        <w:rPr>
          <w:b/>
          <w:bCs/>
        </w:rPr>
        <w:t>1 概要</w:t>
      </w:r>
    </w:p>
    <w:p w14:paraId="66121E56" w14:textId="77777777" w:rsidR="00863E1C" w:rsidRPr="00863E1C" w:rsidRDefault="00863E1C" w:rsidP="00863E1C">
      <w:pPr>
        <w:rPr>
          <w:b/>
          <w:bCs/>
        </w:rPr>
      </w:pPr>
      <w:r w:rsidRPr="00863E1C">
        <w:rPr>
          <w:b/>
          <w:bCs/>
        </w:rPr>
        <w:t>1.1 目的</w:t>
      </w:r>
    </w:p>
    <w:p w14:paraId="6022B477" w14:textId="77777777" w:rsidR="00863E1C" w:rsidRPr="00863E1C" w:rsidRDefault="00863E1C" w:rsidP="00863E1C">
      <w:r w:rsidRPr="00863E1C">
        <w:t>京东商城具有自己的</w:t>
      </w:r>
      <w:proofErr w:type="gramStart"/>
      <w:r w:rsidRPr="00863E1C">
        <w:t>游戏点卡销售</w:t>
      </w:r>
      <w:proofErr w:type="gramEnd"/>
      <w:r w:rsidRPr="00863E1C">
        <w:t>系统，为了给用户提供方便快捷体验，支持接入第三方充值平台为客户提供更好的服务。为了达成</w:t>
      </w:r>
      <w:proofErr w:type="gramStart"/>
      <w:r w:rsidRPr="00863E1C">
        <w:t>游戏点卡虚拟</w:t>
      </w:r>
      <w:proofErr w:type="gramEnd"/>
      <w:r w:rsidRPr="00863E1C">
        <w:t>商品订单履约流程，各参与方大致的交互流程如下图1.1所示：</w:t>
      </w:r>
    </w:p>
    <w:p w14:paraId="2E72104C" w14:textId="1DAD6F93" w:rsidR="00863E1C" w:rsidRPr="00863E1C" w:rsidRDefault="00863E1C" w:rsidP="00863E1C">
      <w:r w:rsidRPr="00863E1C">
        <w:rPr>
          <w:rFonts w:hint="eastAsia"/>
        </w:rPr>
        <w:drawing>
          <wp:inline distT="0" distB="0" distL="0" distR="0" wp14:anchorId="365D531A" wp14:editId="0CCA402F">
            <wp:extent cx="5274310" cy="1075690"/>
            <wp:effectExtent l="0" t="0" r="0" b="0"/>
            <wp:docPr id="1069357579" name="图片 4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357579" name="图片 4" descr="图形用户界面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7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80FFE" w14:textId="77777777" w:rsidR="00863E1C" w:rsidRPr="00863E1C" w:rsidRDefault="00863E1C" w:rsidP="00863E1C">
      <w:r w:rsidRPr="00863E1C">
        <w:t>图1.1 订单履约各方交互图</w:t>
      </w:r>
    </w:p>
    <w:p w14:paraId="29BA820E" w14:textId="77777777" w:rsidR="00863E1C" w:rsidRPr="00863E1C" w:rsidRDefault="00863E1C" w:rsidP="00863E1C">
      <w:r w:rsidRPr="00863E1C">
        <w:t>要实现虚拟商品的售卖，三方平台会进行6个步骤：</w:t>
      </w:r>
    </w:p>
    <w:p w14:paraId="731C1372" w14:textId="77777777" w:rsidR="00863E1C" w:rsidRPr="00863E1C" w:rsidRDefault="00863E1C" w:rsidP="00863E1C">
      <w:pPr>
        <w:numPr>
          <w:ilvl w:val="0"/>
          <w:numId w:val="1"/>
        </w:numPr>
      </w:pPr>
      <w:r w:rsidRPr="00863E1C">
        <w:t>商家上架商品，具体操作在京麦商家平台操作，详细见附录4.5，特别注意商品属性的配置，配置错误将导致售卖过程无法进行3/5步骤，导致商品无法售卖；</w:t>
      </w:r>
    </w:p>
    <w:p w14:paraId="1722FDBE" w14:textId="77777777" w:rsidR="00863E1C" w:rsidRPr="00863E1C" w:rsidRDefault="00863E1C" w:rsidP="00863E1C">
      <w:pPr>
        <w:numPr>
          <w:ilvl w:val="0"/>
          <w:numId w:val="1"/>
        </w:numPr>
      </w:pPr>
      <w:r w:rsidRPr="00863E1C">
        <w:t>客户浏览商品后对商品进行下单、支付</w:t>
      </w:r>
    </w:p>
    <w:p w14:paraId="346D2948" w14:textId="77777777" w:rsidR="00863E1C" w:rsidRPr="00863E1C" w:rsidRDefault="00863E1C" w:rsidP="00863E1C">
      <w:pPr>
        <w:numPr>
          <w:ilvl w:val="0"/>
          <w:numId w:val="1"/>
        </w:numPr>
      </w:pPr>
      <w:r w:rsidRPr="00863E1C">
        <w:t>京东平台内</w:t>
      </w:r>
      <w:proofErr w:type="gramStart"/>
      <w:r w:rsidRPr="00863E1C">
        <w:t>游戏点卡售卖</w:t>
      </w:r>
      <w:proofErr w:type="gramEnd"/>
      <w:r w:rsidRPr="00863E1C">
        <w:t>系统，会将客户下单信息（仅包含必要履约因素）通过接口发送给商家系统，由商家进行履约</w:t>
      </w:r>
    </w:p>
    <w:p w14:paraId="5AD57F07" w14:textId="77777777" w:rsidR="00863E1C" w:rsidRPr="00863E1C" w:rsidRDefault="00863E1C" w:rsidP="00863E1C">
      <w:pPr>
        <w:numPr>
          <w:ilvl w:val="0"/>
          <w:numId w:val="1"/>
        </w:numPr>
      </w:pPr>
      <w:r w:rsidRPr="00863E1C">
        <w:t>商家通过商家系统手动或自动对接受到的订单进行履约</w:t>
      </w:r>
    </w:p>
    <w:p w14:paraId="4B772182" w14:textId="77777777" w:rsidR="00863E1C" w:rsidRPr="00863E1C" w:rsidRDefault="00863E1C" w:rsidP="00863E1C">
      <w:pPr>
        <w:numPr>
          <w:ilvl w:val="0"/>
          <w:numId w:val="1"/>
        </w:numPr>
      </w:pPr>
      <w:r w:rsidRPr="00863E1C">
        <w:t>商家系统将订单履约结果（订单状态），告知京东平台内</w:t>
      </w:r>
      <w:proofErr w:type="gramStart"/>
      <w:r w:rsidRPr="00863E1C">
        <w:t>游戏点卡销售</w:t>
      </w:r>
      <w:proofErr w:type="gramEnd"/>
      <w:r w:rsidRPr="00863E1C">
        <w:t>系统；若告知失败信息，京东平台</w:t>
      </w:r>
      <w:proofErr w:type="gramStart"/>
      <w:r w:rsidRPr="00863E1C">
        <w:t>游戏点卡销售</w:t>
      </w:r>
      <w:proofErr w:type="gramEnd"/>
      <w:r w:rsidRPr="00863E1C">
        <w:t>系统将会自动发起给客户退款流程。此步骤极为重要，必须如实、及时反馈履约结果，否则将会引起客户投诉，影响店铺商品销售！！！</w:t>
      </w:r>
    </w:p>
    <w:p w14:paraId="344D5CA2" w14:textId="77777777" w:rsidR="00863E1C" w:rsidRPr="00863E1C" w:rsidRDefault="00863E1C" w:rsidP="00863E1C">
      <w:pPr>
        <w:numPr>
          <w:ilvl w:val="0"/>
          <w:numId w:val="1"/>
        </w:numPr>
      </w:pPr>
      <w:r w:rsidRPr="00863E1C">
        <w:t>客户从京东平台获取订单履约结果</w:t>
      </w:r>
    </w:p>
    <w:p w14:paraId="16E7759E" w14:textId="77777777" w:rsidR="00863E1C" w:rsidRPr="00863E1C" w:rsidRDefault="00863E1C" w:rsidP="00863E1C">
      <w:r w:rsidRPr="00863E1C">
        <w:t>本文档核心作用帮助商家完成上述流程中3（用户下单信息告知商家）、5（订单履约结果告知），需要商家</w:t>
      </w:r>
      <w:proofErr w:type="gramStart"/>
      <w:r w:rsidRPr="00863E1C">
        <w:t>特</w:t>
      </w:r>
      <w:proofErr w:type="gramEnd"/>
      <w:r w:rsidRPr="00863E1C">
        <w:t>按照京东游戏</w:t>
      </w:r>
      <w:proofErr w:type="gramStart"/>
      <w:r w:rsidRPr="00863E1C">
        <w:t>点卡接入</w:t>
      </w:r>
      <w:proofErr w:type="gramEnd"/>
      <w:r w:rsidRPr="00863E1C">
        <w:t>接口规范提供接口给京东商城</w:t>
      </w:r>
      <w:proofErr w:type="gramStart"/>
      <w:r w:rsidRPr="00863E1C">
        <w:t>游戏点卡销售</w:t>
      </w:r>
      <w:proofErr w:type="gramEnd"/>
      <w:r w:rsidRPr="00863E1C">
        <w:t>系统调用。</w:t>
      </w:r>
    </w:p>
    <w:p w14:paraId="4897DBCE" w14:textId="77777777" w:rsidR="00863E1C" w:rsidRPr="00863E1C" w:rsidRDefault="00863E1C" w:rsidP="00863E1C">
      <w:pPr>
        <w:rPr>
          <w:b/>
          <w:bCs/>
        </w:rPr>
      </w:pPr>
      <w:r w:rsidRPr="00863E1C">
        <w:rPr>
          <w:b/>
          <w:bCs/>
        </w:rPr>
        <w:t>名词解释</w:t>
      </w:r>
    </w:p>
    <w:p w14:paraId="04D84A87" w14:textId="77777777" w:rsidR="00863E1C" w:rsidRPr="00863E1C" w:rsidRDefault="00863E1C" w:rsidP="00863E1C">
      <w:r w:rsidRPr="00863E1C">
        <w:rPr>
          <w:b/>
          <w:bCs/>
        </w:rPr>
        <w:lastRenderedPageBreak/>
        <w:t>京东平台-商家后台</w:t>
      </w:r>
      <w:r w:rsidRPr="00863E1C">
        <w:t>：商家签约入驻后才会获取平台(</w:t>
      </w:r>
      <w:hyperlink r:id="rId6" w:history="1">
        <w:r w:rsidRPr="00863E1C">
          <w:rPr>
            <w:rStyle w:val="ae"/>
          </w:rPr>
          <w:t>https://shop.jd.com/</w:t>
        </w:r>
      </w:hyperlink>
      <w:r w:rsidRPr="00863E1C">
        <w:t>，</w:t>
      </w:r>
      <w:proofErr w:type="gramStart"/>
      <w:r w:rsidRPr="00863E1C">
        <w:t>京麦</w:t>
      </w:r>
      <w:proofErr w:type="gramEnd"/>
      <w:r w:rsidRPr="00863E1C">
        <w:t>PC、移动客户端等)的操作账号,可以对店铺内的商品进行管理（上架、下架等），订单进行查看等。</w:t>
      </w:r>
    </w:p>
    <w:p w14:paraId="78AFC49A" w14:textId="77777777" w:rsidR="00863E1C" w:rsidRPr="00863E1C" w:rsidRDefault="00863E1C" w:rsidP="00863E1C">
      <w:r w:rsidRPr="00863E1C">
        <w:rPr>
          <w:b/>
          <w:bCs/>
        </w:rPr>
        <w:t>京东平台-</w:t>
      </w:r>
      <w:proofErr w:type="gramStart"/>
      <w:r w:rsidRPr="00863E1C">
        <w:rPr>
          <w:b/>
          <w:bCs/>
        </w:rPr>
        <w:t>游戏点卡销售</w:t>
      </w:r>
      <w:proofErr w:type="gramEnd"/>
      <w:r w:rsidRPr="00863E1C">
        <w:rPr>
          <w:b/>
          <w:bCs/>
        </w:rPr>
        <w:t>系统</w:t>
      </w:r>
      <w:r w:rsidRPr="00863E1C">
        <w:t>：专门用于游戏、点卡、会员权益等pop虚拟商品辅助销售的系统，可按照业务为商家配置的接口，发送供商家履约最小订单信息；接受商家订单履约结果，并将订单履约结果展示给客户；</w:t>
      </w:r>
    </w:p>
    <w:p w14:paraId="0A16448E" w14:textId="77777777" w:rsidR="00863E1C" w:rsidRPr="00863E1C" w:rsidRDefault="00863E1C" w:rsidP="00863E1C">
      <w:r w:rsidRPr="00863E1C">
        <w:rPr>
          <w:b/>
          <w:bCs/>
        </w:rPr>
        <w:t>商家系统</w:t>
      </w:r>
      <w:r w:rsidRPr="00863E1C">
        <w:t>：商家自行搭建的系统，可以托管在各种</w:t>
      </w:r>
      <w:proofErr w:type="gramStart"/>
      <w:r w:rsidRPr="00863E1C">
        <w:t>公有云</w:t>
      </w:r>
      <w:proofErr w:type="gramEnd"/>
      <w:r w:rsidRPr="00863E1C">
        <w:t>平台，必须有固定的公网域名或</w:t>
      </w:r>
      <w:proofErr w:type="spellStart"/>
      <w:r w:rsidRPr="00863E1C">
        <w:t>ip</w:t>
      </w:r>
      <w:proofErr w:type="spellEnd"/>
      <w:r w:rsidRPr="00863E1C">
        <w:t>，并保证稳定性，以便平台访问到。用于接受订单信息，并进行订单履约，例如自动调用外部其他系统进行充值、获取卡密等，最终将履约结果反馈给京东内</w:t>
      </w:r>
      <w:proofErr w:type="gramStart"/>
      <w:r w:rsidRPr="00863E1C">
        <w:t>游戏点卡销售</w:t>
      </w:r>
      <w:proofErr w:type="gramEnd"/>
      <w:r w:rsidRPr="00863E1C">
        <w:t>系统。</w:t>
      </w:r>
    </w:p>
    <w:p w14:paraId="1350B1C3" w14:textId="77777777" w:rsidR="00863E1C" w:rsidRPr="00863E1C" w:rsidRDefault="00863E1C" w:rsidP="00863E1C">
      <w:pPr>
        <w:rPr>
          <w:b/>
          <w:bCs/>
        </w:rPr>
      </w:pPr>
      <w:r w:rsidRPr="00863E1C">
        <w:rPr>
          <w:b/>
          <w:bCs/>
        </w:rPr>
        <w:t>1.2接口交互说明（必读）</w:t>
      </w:r>
    </w:p>
    <w:p w14:paraId="19C045D5" w14:textId="77777777" w:rsidR="00863E1C" w:rsidRPr="00863E1C" w:rsidRDefault="00863E1C" w:rsidP="00863E1C">
      <w:pPr>
        <w:rPr>
          <w:b/>
          <w:bCs/>
        </w:rPr>
      </w:pPr>
      <w:r w:rsidRPr="00863E1C">
        <w:rPr>
          <w:b/>
          <w:bCs/>
        </w:rPr>
        <w:t>1.2.1 直充/卡密业务简介</w:t>
      </w:r>
    </w:p>
    <w:p w14:paraId="0043B481" w14:textId="77777777" w:rsidR="00863E1C" w:rsidRPr="00863E1C" w:rsidRDefault="00863E1C" w:rsidP="00863E1C">
      <w:r w:rsidRPr="00863E1C">
        <w:t>京东虚拟充</w:t>
      </w:r>
      <w:proofErr w:type="gramStart"/>
      <w:r w:rsidRPr="00863E1C">
        <w:t>值业务</w:t>
      </w:r>
      <w:proofErr w:type="gramEnd"/>
      <w:r w:rsidRPr="00863E1C">
        <w:t>流程分为直充和卡密两种流程。</w:t>
      </w:r>
    </w:p>
    <w:p w14:paraId="40706E36" w14:textId="77777777" w:rsidR="00863E1C" w:rsidRPr="00863E1C" w:rsidRDefault="00863E1C" w:rsidP="00863E1C">
      <w:r w:rsidRPr="00863E1C">
        <w:rPr>
          <w:b/>
          <w:bCs/>
        </w:rPr>
        <w:t>直</w:t>
      </w:r>
      <w:proofErr w:type="gramStart"/>
      <w:r w:rsidRPr="00863E1C">
        <w:rPr>
          <w:b/>
          <w:bCs/>
        </w:rPr>
        <w:t>充业务</w:t>
      </w:r>
      <w:proofErr w:type="gramEnd"/>
      <w:r w:rsidRPr="00863E1C">
        <w:rPr>
          <w:b/>
          <w:bCs/>
        </w:rPr>
        <w:t>流程</w:t>
      </w:r>
      <w:r w:rsidRPr="00863E1C">
        <w:t>：用户提供账号信息，商家根据用户提供的账号信息进行充值；</w:t>
      </w:r>
    </w:p>
    <w:p w14:paraId="3440F40C" w14:textId="77777777" w:rsidR="00863E1C" w:rsidRPr="00863E1C" w:rsidRDefault="00863E1C" w:rsidP="00863E1C">
      <w:r w:rsidRPr="00863E1C">
        <w:rPr>
          <w:b/>
          <w:bCs/>
        </w:rPr>
        <w:t>卡密业务流程</w:t>
      </w:r>
      <w:r w:rsidRPr="00863E1C">
        <w:t>：用户不提供账号信息，商家根据订单返回卡号卡密信息，用户根据卡号卡密信息自行充值。</w:t>
      </w:r>
    </w:p>
    <w:p w14:paraId="3ADF3DD6" w14:textId="77777777" w:rsidR="00863E1C" w:rsidRPr="00863E1C" w:rsidRDefault="00863E1C" w:rsidP="00863E1C">
      <w:pPr>
        <w:rPr>
          <w:b/>
          <w:bCs/>
        </w:rPr>
      </w:pPr>
      <w:r w:rsidRPr="00863E1C">
        <w:rPr>
          <w:b/>
          <w:bCs/>
        </w:rPr>
        <w:t>1.2.2 同步/异步业务简介</w:t>
      </w:r>
    </w:p>
    <w:p w14:paraId="21540D8A" w14:textId="77777777" w:rsidR="00863E1C" w:rsidRPr="00863E1C" w:rsidRDefault="00863E1C" w:rsidP="00863E1C">
      <w:r w:rsidRPr="00863E1C">
        <w:t>在完成图1.1中第3/5步骤时，履约流程京东与商家直接的交互可以分为同步和异步流程。同步流程要求商家系统立即返回订单履约结果（充值结果），异步流程则可允许商家有一段时间去处理订单履约（充</w:t>
      </w:r>
      <w:proofErr w:type="gramStart"/>
      <w:r w:rsidRPr="00863E1C">
        <w:t>值或者</w:t>
      </w:r>
      <w:proofErr w:type="gramEnd"/>
      <w:r w:rsidRPr="00863E1C">
        <w:t>生成卡密），但是会造成客户等待；</w:t>
      </w:r>
    </w:p>
    <w:p w14:paraId="309835F5" w14:textId="77777777" w:rsidR="00863E1C" w:rsidRPr="00863E1C" w:rsidRDefault="00863E1C" w:rsidP="00863E1C">
      <w:r w:rsidRPr="00863E1C">
        <w:t>同步流程：京东调用商家直</w:t>
      </w:r>
      <w:proofErr w:type="gramStart"/>
      <w:r w:rsidRPr="00863E1C">
        <w:t>充或者卡</w:t>
      </w:r>
      <w:proofErr w:type="gramEnd"/>
      <w:r w:rsidRPr="00863E1C">
        <w:t>密接单接口，商家直接返回了充值结果。</w:t>
      </w:r>
    </w:p>
    <w:p w14:paraId="5A5AD523" w14:textId="77777777" w:rsidR="00863E1C" w:rsidRPr="00863E1C" w:rsidRDefault="00863E1C" w:rsidP="00863E1C">
      <w:r w:rsidRPr="00863E1C">
        <w:t>异步流程：京东调用商家直</w:t>
      </w:r>
      <w:proofErr w:type="gramStart"/>
      <w:r w:rsidRPr="00863E1C">
        <w:t>充或者卡</w:t>
      </w:r>
      <w:proofErr w:type="gramEnd"/>
      <w:r w:rsidRPr="00863E1C">
        <w:t>密接单接口，商家返回订单充值中的状态，待商家</w:t>
      </w:r>
      <w:proofErr w:type="gramStart"/>
      <w:r w:rsidRPr="00863E1C">
        <w:t>侧业务</w:t>
      </w:r>
      <w:proofErr w:type="gramEnd"/>
      <w:r w:rsidRPr="00863E1C">
        <w:t>处理完订单履约，调用京东侧提供的回调接口，主动通知京东订单充值结果，或者京东侧通过查询接口，获取订单履约结果。</w:t>
      </w:r>
    </w:p>
    <w:p w14:paraId="69AF9773" w14:textId="77777777" w:rsidR="00863E1C" w:rsidRPr="00863E1C" w:rsidRDefault="00863E1C" w:rsidP="00863E1C">
      <w:pPr>
        <w:rPr>
          <w:b/>
          <w:bCs/>
        </w:rPr>
      </w:pPr>
      <w:r w:rsidRPr="00863E1C">
        <w:rPr>
          <w:b/>
          <w:bCs/>
        </w:rPr>
        <w:t>1.2.3 重点注意事项（必读）</w:t>
      </w:r>
    </w:p>
    <w:p w14:paraId="1051FAA9" w14:textId="77777777" w:rsidR="00863E1C" w:rsidRPr="00863E1C" w:rsidRDefault="00863E1C" w:rsidP="00863E1C">
      <w:pPr>
        <w:numPr>
          <w:ilvl w:val="0"/>
          <w:numId w:val="2"/>
        </w:numPr>
      </w:pPr>
      <w:r w:rsidRPr="00863E1C">
        <w:t>商家系统开发最小范围：接单接口和订单查询接口。为了更好的用户体验，对于直</w:t>
      </w:r>
      <w:proofErr w:type="gramStart"/>
      <w:r w:rsidRPr="00863E1C">
        <w:t>充类型</w:t>
      </w:r>
      <w:proofErr w:type="gramEnd"/>
      <w:r w:rsidRPr="00863E1C">
        <w:t>同时可接入前置校验接口，下单前可校验用户充值账号是否有购买资格、充值账号是否输入错误等；</w:t>
      </w:r>
    </w:p>
    <w:p w14:paraId="3409DDBE" w14:textId="77777777" w:rsidR="00863E1C" w:rsidRPr="00863E1C" w:rsidRDefault="00863E1C" w:rsidP="00863E1C">
      <w:pPr>
        <w:numPr>
          <w:ilvl w:val="0"/>
          <w:numId w:val="2"/>
        </w:numPr>
      </w:pPr>
      <w:r w:rsidRPr="00863E1C">
        <w:t>商家调用回调接口可以主动即时通知京东侧订单履约结果，进而控制订单状态，若回调履约成功订单流转完成状态，若回调履约失败则会再次触发查询，查询结果为履约失败可实现触发订单退款操作；商家不调用回调接口，则订单状态的变更依赖京东侧轮询订单查询履约结果，轮询的订单范围为：下单时间</w:t>
      </w:r>
      <w:r w:rsidRPr="00863E1C">
        <w:lastRenderedPageBreak/>
        <w:t>在过去180天内履约中的订单，超过180天仍在履约中的将自动将订单拉失败（触发退款给用户）；</w:t>
      </w:r>
    </w:p>
    <w:p w14:paraId="798C8C46" w14:textId="77777777" w:rsidR="00863E1C" w:rsidRPr="00863E1C" w:rsidRDefault="00863E1C" w:rsidP="00863E1C">
      <w:pPr>
        <w:numPr>
          <w:ilvl w:val="0"/>
          <w:numId w:val="2"/>
        </w:numPr>
      </w:pPr>
      <w:r w:rsidRPr="00863E1C">
        <w:t>接单平台开发语言不限，只有实现http接口即可；</w:t>
      </w:r>
    </w:p>
    <w:p w14:paraId="1FEE59DC" w14:textId="77777777" w:rsidR="00863E1C" w:rsidRPr="00863E1C" w:rsidRDefault="00863E1C" w:rsidP="00863E1C">
      <w:pPr>
        <w:numPr>
          <w:ilvl w:val="0"/>
          <w:numId w:val="2"/>
        </w:numPr>
      </w:pPr>
      <w:r w:rsidRPr="00863E1C">
        <w:rPr>
          <w:b/>
          <w:bCs/>
        </w:rPr>
        <w:t>开发完成后，先发邮件（wangshirui.9@jd.com）获取密钥，密钥获取之后，登陆商家自行管理配置，其中查询订单接口和接单接口必须配置，后面如需变更只需自行变更即可，详情见2.6。</w:t>
      </w:r>
    </w:p>
    <w:p w14:paraId="15FA0D4A" w14:textId="77777777" w:rsidR="00863E1C" w:rsidRPr="00863E1C" w:rsidRDefault="00863E1C" w:rsidP="00863E1C">
      <w:pPr>
        <w:rPr>
          <w:b/>
          <w:bCs/>
        </w:rPr>
      </w:pPr>
      <w:r w:rsidRPr="00863E1C">
        <w:rPr>
          <w:b/>
          <w:bCs/>
        </w:rPr>
        <w:t>1.2.4 联调流程</w:t>
      </w:r>
    </w:p>
    <w:p w14:paraId="34DC847C" w14:textId="191D4172" w:rsidR="00863E1C" w:rsidRPr="00863E1C" w:rsidRDefault="00863E1C" w:rsidP="00863E1C">
      <w:r w:rsidRPr="00863E1C">
        <w:rPr>
          <w:rFonts w:hint="eastAsia"/>
        </w:rPr>
        <w:lastRenderedPageBreak/>
        <w:drawing>
          <wp:inline distT="0" distB="0" distL="0" distR="0" wp14:anchorId="3549D50D" wp14:editId="66F62A86">
            <wp:extent cx="4424680" cy="8863330"/>
            <wp:effectExtent l="0" t="0" r="0" b="0"/>
            <wp:docPr id="1617015998" name="图片 3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015998" name="图片 3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468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35028" w14:textId="77777777" w:rsidR="00863E1C" w:rsidRPr="00863E1C" w:rsidRDefault="00863E1C" w:rsidP="00863E1C">
      <w:pPr>
        <w:rPr>
          <w:b/>
          <w:bCs/>
        </w:rPr>
      </w:pPr>
      <w:r w:rsidRPr="00863E1C">
        <w:rPr>
          <w:b/>
          <w:bCs/>
        </w:rPr>
        <w:lastRenderedPageBreak/>
        <w:t>1.3 交易流程介绍</w:t>
      </w:r>
    </w:p>
    <w:p w14:paraId="67B6D077" w14:textId="77777777" w:rsidR="00863E1C" w:rsidRPr="00863E1C" w:rsidRDefault="00863E1C" w:rsidP="00863E1C">
      <w:pPr>
        <w:rPr>
          <w:b/>
          <w:bCs/>
        </w:rPr>
      </w:pPr>
      <w:r w:rsidRPr="00863E1C">
        <w:rPr>
          <w:b/>
          <w:bCs/>
        </w:rPr>
        <w:t>1.3.1 直冲交易流程</w:t>
      </w:r>
    </w:p>
    <w:p w14:paraId="6B685F70" w14:textId="77777777" w:rsidR="00863E1C" w:rsidRPr="00863E1C" w:rsidRDefault="00863E1C" w:rsidP="00863E1C">
      <w:r w:rsidRPr="00863E1C">
        <w:t>@startuml</w:t>
      </w:r>
    </w:p>
    <w:p w14:paraId="1E222F58" w14:textId="77777777" w:rsidR="00863E1C" w:rsidRPr="00863E1C" w:rsidRDefault="00863E1C" w:rsidP="00863E1C">
      <w:r w:rsidRPr="00863E1C">
        <w:t>'https://plantuml.com/sequence-diagram</w:t>
      </w:r>
    </w:p>
    <w:p w14:paraId="207F0CED" w14:textId="77777777" w:rsidR="00863E1C" w:rsidRPr="00863E1C" w:rsidRDefault="00863E1C" w:rsidP="00863E1C"/>
    <w:p w14:paraId="451F9E4A" w14:textId="77777777" w:rsidR="00863E1C" w:rsidRPr="00863E1C" w:rsidRDefault="00863E1C" w:rsidP="00863E1C">
      <w:proofErr w:type="spellStart"/>
      <w:r w:rsidRPr="00863E1C">
        <w:t>autonumber</w:t>
      </w:r>
      <w:proofErr w:type="spellEnd"/>
    </w:p>
    <w:p w14:paraId="69084D94" w14:textId="77777777" w:rsidR="00863E1C" w:rsidRPr="00863E1C" w:rsidRDefault="00863E1C" w:rsidP="00863E1C"/>
    <w:p w14:paraId="7E9518A7" w14:textId="77777777" w:rsidR="00863E1C" w:rsidRPr="00863E1C" w:rsidRDefault="00863E1C" w:rsidP="00863E1C"/>
    <w:p w14:paraId="38DFC278" w14:textId="77777777" w:rsidR="00863E1C" w:rsidRPr="00863E1C" w:rsidRDefault="00863E1C" w:rsidP="00863E1C">
      <w:r w:rsidRPr="00863E1C">
        <w:t>actor 客户</w:t>
      </w:r>
    </w:p>
    <w:p w14:paraId="7B343C8C" w14:textId="77777777" w:rsidR="00863E1C" w:rsidRPr="00863E1C" w:rsidRDefault="00863E1C" w:rsidP="00863E1C"/>
    <w:p w14:paraId="1E03C797" w14:textId="77777777" w:rsidR="00863E1C" w:rsidRPr="00863E1C" w:rsidRDefault="00863E1C" w:rsidP="00863E1C">
      <w:r w:rsidRPr="00863E1C">
        <w:t>participant 京东</w:t>
      </w:r>
    </w:p>
    <w:p w14:paraId="120CA1BB" w14:textId="77777777" w:rsidR="00863E1C" w:rsidRPr="00863E1C" w:rsidRDefault="00863E1C" w:rsidP="00863E1C">
      <w:r w:rsidRPr="00863E1C">
        <w:t>participant 商家</w:t>
      </w:r>
    </w:p>
    <w:p w14:paraId="09A54D6A" w14:textId="77777777" w:rsidR="00863E1C" w:rsidRPr="00863E1C" w:rsidRDefault="00863E1C" w:rsidP="00863E1C"/>
    <w:p w14:paraId="2597A41E" w14:textId="77777777" w:rsidR="00863E1C" w:rsidRPr="00863E1C" w:rsidRDefault="00863E1C" w:rsidP="00863E1C"/>
    <w:p w14:paraId="457FC6C0" w14:textId="77777777" w:rsidR="00863E1C" w:rsidRPr="00863E1C" w:rsidRDefault="00863E1C" w:rsidP="00863E1C">
      <w:proofErr w:type="spellStart"/>
      <w:r w:rsidRPr="00863E1C">
        <w:t>autonumber</w:t>
      </w:r>
      <w:proofErr w:type="spellEnd"/>
    </w:p>
    <w:p w14:paraId="51F881E6" w14:textId="77777777" w:rsidR="00863E1C" w:rsidRPr="00863E1C" w:rsidRDefault="00863E1C" w:rsidP="00863E1C">
      <w:proofErr w:type="spellStart"/>
      <w:r w:rsidRPr="00863E1C">
        <w:t>autonumber</w:t>
      </w:r>
      <w:proofErr w:type="spellEnd"/>
    </w:p>
    <w:p w14:paraId="459C3FB4" w14:textId="77777777" w:rsidR="00863E1C" w:rsidRPr="00863E1C" w:rsidRDefault="00863E1C" w:rsidP="00863E1C"/>
    <w:p w14:paraId="1644AC7E" w14:textId="77777777" w:rsidR="00863E1C" w:rsidRPr="00863E1C" w:rsidRDefault="00863E1C" w:rsidP="00863E1C">
      <w:r w:rsidRPr="00863E1C">
        <w:t>客户-&gt;京东: 下单</w:t>
      </w:r>
    </w:p>
    <w:p w14:paraId="639A17EA" w14:textId="77777777" w:rsidR="00863E1C" w:rsidRPr="00863E1C" w:rsidRDefault="00863E1C" w:rsidP="00863E1C">
      <w:r w:rsidRPr="00863E1C">
        <w:t>activate 京东</w:t>
      </w:r>
    </w:p>
    <w:p w14:paraId="29946A6A" w14:textId="77777777" w:rsidR="00863E1C" w:rsidRPr="00863E1C" w:rsidRDefault="00863E1C" w:rsidP="00863E1C">
      <w:r w:rsidRPr="00863E1C">
        <w:t>京东-&gt;客户: 下单成功</w:t>
      </w:r>
    </w:p>
    <w:p w14:paraId="3DC32865" w14:textId="77777777" w:rsidR="00863E1C" w:rsidRPr="00863E1C" w:rsidRDefault="00863E1C" w:rsidP="00863E1C">
      <w:r w:rsidRPr="00863E1C">
        <w:t>deactivate 京东</w:t>
      </w:r>
    </w:p>
    <w:p w14:paraId="02F173E7" w14:textId="77777777" w:rsidR="00863E1C" w:rsidRPr="00863E1C" w:rsidRDefault="00863E1C" w:rsidP="00863E1C"/>
    <w:p w14:paraId="03F803CB" w14:textId="77777777" w:rsidR="00863E1C" w:rsidRPr="00863E1C" w:rsidRDefault="00863E1C" w:rsidP="00863E1C">
      <w:r w:rsidRPr="00863E1C">
        <w:t>客户-&gt;京东: 支付订单</w:t>
      </w:r>
    </w:p>
    <w:p w14:paraId="5CB62FEE" w14:textId="77777777" w:rsidR="00863E1C" w:rsidRPr="00863E1C" w:rsidRDefault="00863E1C" w:rsidP="00863E1C">
      <w:r w:rsidRPr="00863E1C">
        <w:t>activate 京东</w:t>
      </w:r>
    </w:p>
    <w:p w14:paraId="54599C3C" w14:textId="77777777" w:rsidR="00863E1C" w:rsidRPr="00863E1C" w:rsidRDefault="00863E1C" w:rsidP="00863E1C">
      <w:r w:rsidRPr="00863E1C">
        <w:t>京东-&gt;京东: 支付成功</w:t>
      </w:r>
    </w:p>
    <w:p w14:paraId="0CCB921A" w14:textId="77777777" w:rsidR="00863E1C" w:rsidRPr="00863E1C" w:rsidRDefault="00863E1C" w:rsidP="00863E1C">
      <w:r w:rsidRPr="00863E1C">
        <w:t>京东-&gt;商家: 订单充值</w:t>
      </w:r>
    </w:p>
    <w:p w14:paraId="78B09CEC" w14:textId="77777777" w:rsidR="00863E1C" w:rsidRPr="00863E1C" w:rsidRDefault="00863E1C" w:rsidP="00863E1C">
      <w:r w:rsidRPr="00863E1C">
        <w:t>deactivate 京东</w:t>
      </w:r>
    </w:p>
    <w:p w14:paraId="2A8113C1" w14:textId="77777777" w:rsidR="00863E1C" w:rsidRPr="00863E1C" w:rsidRDefault="00863E1C" w:rsidP="00863E1C">
      <w:r w:rsidRPr="00863E1C">
        <w:lastRenderedPageBreak/>
        <w:t>activate 商家</w:t>
      </w:r>
    </w:p>
    <w:p w14:paraId="34DF9D12" w14:textId="77777777" w:rsidR="00863E1C" w:rsidRPr="00863E1C" w:rsidRDefault="00863E1C" w:rsidP="00863E1C">
      <w:r w:rsidRPr="00863E1C">
        <w:t>商家-&gt;商家: 商家充值</w:t>
      </w:r>
    </w:p>
    <w:p w14:paraId="019979BC" w14:textId="77777777" w:rsidR="00863E1C" w:rsidRPr="00863E1C" w:rsidRDefault="00863E1C" w:rsidP="00863E1C">
      <w:r w:rsidRPr="00863E1C">
        <w:t>商家--&gt;京东: 返回充</w:t>
      </w:r>
      <w:proofErr w:type="gramStart"/>
      <w:r w:rsidRPr="00863E1C">
        <w:t>值结果</w:t>
      </w:r>
      <w:proofErr w:type="gramEnd"/>
      <w:r w:rsidRPr="00863E1C">
        <w:t>/通知履约结果</w:t>
      </w:r>
    </w:p>
    <w:p w14:paraId="77DFCBA1" w14:textId="77777777" w:rsidR="00863E1C" w:rsidRPr="00863E1C" w:rsidRDefault="00863E1C" w:rsidP="00863E1C">
      <w:r w:rsidRPr="00863E1C">
        <w:t>deactivate 商家</w:t>
      </w:r>
    </w:p>
    <w:p w14:paraId="5F93D161" w14:textId="77777777" w:rsidR="00863E1C" w:rsidRPr="00863E1C" w:rsidRDefault="00863E1C" w:rsidP="00863E1C">
      <w:r w:rsidRPr="00863E1C">
        <w:t>activate 京东</w:t>
      </w:r>
    </w:p>
    <w:p w14:paraId="44D45F36" w14:textId="77777777" w:rsidR="00863E1C" w:rsidRPr="00863E1C" w:rsidRDefault="00863E1C" w:rsidP="00863E1C">
      <w:r w:rsidRPr="00863E1C">
        <w:t>京东-&gt;京东: 订单成功/失败</w:t>
      </w:r>
    </w:p>
    <w:p w14:paraId="225586D1" w14:textId="77777777" w:rsidR="00863E1C" w:rsidRPr="00863E1C" w:rsidRDefault="00863E1C" w:rsidP="00863E1C">
      <w:r w:rsidRPr="00863E1C">
        <w:t>京东-&gt;京东: 商家货款结算/退款</w:t>
      </w:r>
    </w:p>
    <w:p w14:paraId="4621BE7E" w14:textId="77777777" w:rsidR="00863E1C" w:rsidRPr="00863E1C" w:rsidRDefault="00863E1C" w:rsidP="00863E1C">
      <w:r w:rsidRPr="00863E1C">
        <w:t>deactivate 京东</w:t>
      </w:r>
    </w:p>
    <w:p w14:paraId="1795B4F4" w14:textId="77777777" w:rsidR="00863E1C" w:rsidRPr="00863E1C" w:rsidRDefault="00863E1C" w:rsidP="00863E1C"/>
    <w:p w14:paraId="654BAB90" w14:textId="77777777" w:rsidR="00863E1C" w:rsidRPr="00863E1C" w:rsidRDefault="00863E1C" w:rsidP="00863E1C"/>
    <w:p w14:paraId="230192A0" w14:textId="77777777" w:rsidR="00863E1C" w:rsidRPr="00863E1C" w:rsidRDefault="00863E1C" w:rsidP="00863E1C"/>
    <w:p w14:paraId="0E62B967" w14:textId="77777777" w:rsidR="00863E1C" w:rsidRPr="00863E1C" w:rsidRDefault="00863E1C" w:rsidP="00863E1C">
      <w:r w:rsidRPr="00863E1C">
        <w:t>@enduml</w:t>
      </w:r>
    </w:p>
    <w:p w14:paraId="7C6F5D83" w14:textId="77777777" w:rsidR="00863E1C" w:rsidRPr="00863E1C" w:rsidRDefault="00863E1C" w:rsidP="00863E1C">
      <w:pPr>
        <w:rPr>
          <w:b/>
          <w:bCs/>
        </w:rPr>
      </w:pPr>
      <w:r w:rsidRPr="00863E1C">
        <w:rPr>
          <w:b/>
          <w:bCs/>
        </w:rPr>
        <w:t>1.3.2卡密交易流程</w:t>
      </w:r>
    </w:p>
    <w:p w14:paraId="5763542A" w14:textId="77777777" w:rsidR="00863E1C" w:rsidRPr="00863E1C" w:rsidRDefault="00863E1C" w:rsidP="00863E1C">
      <w:r w:rsidRPr="00863E1C">
        <w:t>@startuml</w:t>
      </w:r>
    </w:p>
    <w:p w14:paraId="18A0A68D" w14:textId="77777777" w:rsidR="00863E1C" w:rsidRPr="00863E1C" w:rsidRDefault="00863E1C" w:rsidP="00863E1C">
      <w:r w:rsidRPr="00863E1C">
        <w:t>'https://plantuml.com/sequence-diagram</w:t>
      </w:r>
    </w:p>
    <w:p w14:paraId="66223A26" w14:textId="77777777" w:rsidR="00863E1C" w:rsidRPr="00863E1C" w:rsidRDefault="00863E1C" w:rsidP="00863E1C"/>
    <w:p w14:paraId="4A1DB638" w14:textId="77777777" w:rsidR="00863E1C" w:rsidRPr="00863E1C" w:rsidRDefault="00863E1C" w:rsidP="00863E1C">
      <w:proofErr w:type="spellStart"/>
      <w:r w:rsidRPr="00863E1C">
        <w:t>autonumber</w:t>
      </w:r>
      <w:proofErr w:type="spellEnd"/>
    </w:p>
    <w:p w14:paraId="70E46A31" w14:textId="77777777" w:rsidR="00863E1C" w:rsidRPr="00863E1C" w:rsidRDefault="00863E1C" w:rsidP="00863E1C"/>
    <w:p w14:paraId="05CAD091" w14:textId="77777777" w:rsidR="00863E1C" w:rsidRPr="00863E1C" w:rsidRDefault="00863E1C" w:rsidP="00863E1C"/>
    <w:p w14:paraId="50AFFA68" w14:textId="77777777" w:rsidR="00863E1C" w:rsidRPr="00863E1C" w:rsidRDefault="00863E1C" w:rsidP="00863E1C">
      <w:r w:rsidRPr="00863E1C">
        <w:t>actor 客户</w:t>
      </w:r>
    </w:p>
    <w:p w14:paraId="0A26364F" w14:textId="77777777" w:rsidR="00863E1C" w:rsidRPr="00863E1C" w:rsidRDefault="00863E1C" w:rsidP="00863E1C"/>
    <w:p w14:paraId="76FE35F5" w14:textId="77777777" w:rsidR="00863E1C" w:rsidRPr="00863E1C" w:rsidRDefault="00863E1C" w:rsidP="00863E1C">
      <w:r w:rsidRPr="00863E1C">
        <w:t>participant 京东</w:t>
      </w:r>
    </w:p>
    <w:p w14:paraId="1169003A" w14:textId="77777777" w:rsidR="00863E1C" w:rsidRPr="00863E1C" w:rsidRDefault="00863E1C" w:rsidP="00863E1C">
      <w:r w:rsidRPr="00863E1C">
        <w:t>participant 商家</w:t>
      </w:r>
    </w:p>
    <w:p w14:paraId="043A6D3E" w14:textId="77777777" w:rsidR="00863E1C" w:rsidRPr="00863E1C" w:rsidRDefault="00863E1C" w:rsidP="00863E1C"/>
    <w:p w14:paraId="507D9187" w14:textId="77777777" w:rsidR="00863E1C" w:rsidRPr="00863E1C" w:rsidRDefault="00863E1C" w:rsidP="00863E1C"/>
    <w:p w14:paraId="7C44D61C" w14:textId="77777777" w:rsidR="00863E1C" w:rsidRPr="00863E1C" w:rsidRDefault="00863E1C" w:rsidP="00863E1C">
      <w:proofErr w:type="spellStart"/>
      <w:r w:rsidRPr="00863E1C">
        <w:t>autonumber</w:t>
      </w:r>
      <w:proofErr w:type="spellEnd"/>
    </w:p>
    <w:p w14:paraId="77D6E9DA" w14:textId="77777777" w:rsidR="00863E1C" w:rsidRPr="00863E1C" w:rsidRDefault="00863E1C" w:rsidP="00863E1C">
      <w:proofErr w:type="spellStart"/>
      <w:r w:rsidRPr="00863E1C">
        <w:t>autonumber</w:t>
      </w:r>
      <w:proofErr w:type="spellEnd"/>
    </w:p>
    <w:p w14:paraId="0AD64FCD" w14:textId="77777777" w:rsidR="00863E1C" w:rsidRPr="00863E1C" w:rsidRDefault="00863E1C" w:rsidP="00863E1C"/>
    <w:p w14:paraId="5AC02BD6" w14:textId="77777777" w:rsidR="00863E1C" w:rsidRPr="00863E1C" w:rsidRDefault="00863E1C" w:rsidP="00863E1C">
      <w:r w:rsidRPr="00863E1C">
        <w:t>客户-&gt;京东: 下单</w:t>
      </w:r>
    </w:p>
    <w:p w14:paraId="195E8BB5" w14:textId="77777777" w:rsidR="00863E1C" w:rsidRPr="00863E1C" w:rsidRDefault="00863E1C" w:rsidP="00863E1C">
      <w:r w:rsidRPr="00863E1C">
        <w:t>activate 京东</w:t>
      </w:r>
    </w:p>
    <w:p w14:paraId="5B2265DC" w14:textId="77777777" w:rsidR="00863E1C" w:rsidRPr="00863E1C" w:rsidRDefault="00863E1C" w:rsidP="00863E1C">
      <w:r w:rsidRPr="00863E1C">
        <w:t>京东-&gt;客户: 下单成功</w:t>
      </w:r>
    </w:p>
    <w:p w14:paraId="51AA9139" w14:textId="77777777" w:rsidR="00863E1C" w:rsidRPr="00863E1C" w:rsidRDefault="00863E1C" w:rsidP="00863E1C">
      <w:r w:rsidRPr="00863E1C">
        <w:t>deactivate 京东</w:t>
      </w:r>
    </w:p>
    <w:p w14:paraId="17920B8E" w14:textId="77777777" w:rsidR="00863E1C" w:rsidRPr="00863E1C" w:rsidRDefault="00863E1C" w:rsidP="00863E1C"/>
    <w:p w14:paraId="58D203E0" w14:textId="77777777" w:rsidR="00863E1C" w:rsidRPr="00863E1C" w:rsidRDefault="00863E1C" w:rsidP="00863E1C">
      <w:r w:rsidRPr="00863E1C">
        <w:t>客户-&gt;京东: 支付订单</w:t>
      </w:r>
    </w:p>
    <w:p w14:paraId="0BEB988C" w14:textId="77777777" w:rsidR="00863E1C" w:rsidRPr="00863E1C" w:rsidRDefault="00863E1C" w:rsidP="00863E1C">
      <w:r w:rsidRPr="00863E1C">
        <w:t>activate 京东</w:t>
      </w:r>
    </w:p>
    <w:p w14:paraId="6847E31C" w14:textId="77777777" w:rsidR="00863E1C" w:rsidRPr="00863E1C" w:rsidRDefault="00863E1C" w:rsidP="00863E1C">
      <w:r w:rsidRPr="00863E1C">
        <w:t>京东-&gt;京东: 支付成功</w:t>
      </w:r>
    </w:p>
    <w:p w14:paraId="28E0A87A" w14:textId="77777777" w:rsidR="00863E1C" w:rsidRPr="00863E1C" w:rsidRDefault="00863E1C" w:rsidP="00863E1C">
      <w:r w:rsidRPr="00863E1C">
        <w:t>京东-&gt;商家: 订单充值</w:t>
      </w:r>
    </w:p>
    <w:p w14:paraId="4DAC1B19" w14:textId="77777777" w:rsidR="00863E1C" w:rsidRPr="00863E1C" w:rsidRDefault="00863E1C" w:rsidP="00863E1C">
      <w:r w:rsidRPr="00863E1C">
        <w:t>deactivate 京东</w:t>
      </w:r>
    </w:p>
    <w:p w14:paraId="5E98728F" w14:textId="77777777" w:rsidR="00863E1C" w:rsidRPr="00863E1C" w:rsidRDefault="00863E1C" w:rsidP="00863E1C">
      <w:r w:rsidRPr="00863E1C">
        <w:t>activate 商家</w:t>
      </w:r>
    </w:p>
    <w:p w14:paraId="196FC80B" w14:textId="77777777" w:rsidR="00863E1C" w:rsidRPr="00863E1C" w:rsidRDefault="00863E1C" w:rsidP="00863E1C">
      <w:r w:rsidRPr="00863E1C">
        <w:t>商家-&gt;商家: 商家充值</w:t>
      </w:r>
    </w:p>
    <w:p w14:paraId="705A1DA4" w14:textId="77777777" w:rsidR="00863E1C" w:rsidRPr="00863E1C" w:rsidRDefault="00863E1C" w:rsidP="00863E1C">
      <w:r w:rsidRPr="00863E1C">
        <w:t>商家--&gt;京东: 返回充</w:t>
      </w:r>
      <w:proofErr w:type="gramStart"/>
      <w:r w:rsidRPr="00863E1C">
        <w:t>值结果</w:t>
      </w:r>
      <w:proofErr w:type="gramEnd"/>
      <w:r w:rsidRPr="00863E1C">
        <w:t>/通知履约结果</w:t>
      </w:r>
    </w:p>
    <w:p w14:paraId="4C302000" w14:textId="77777777" w:rsidR="00863E1C" w:rsidRPr="00863E1C" w:rsidRDefault="00863E1C" w:rsidP="00863E1C">
      <w:r w:rsidRPr="00863E1C">
        <w:t>deactivate 商家</w:t>
      </w:r>
    </w:p>
    <w:p w14:paraId="6D4890EA" w14:textId="77777777" w:rsidR="00863E1C" w:rsidRPr="00863E1C" w:rsidRDefault="00863E1C" w:rsidP="00863E1C">
      <w:r w:rsidRPr="00863E1C">
        <w:t>activate 京东</w:t>
      </w:r>
    </w:p>
    <w:p w14:paraId="13EC56F3" w14:textId="77777777" w:rsidR="00863E1C" w:rsidRPr="00863E1C" w:rsidRDefault="00863E1C" w:rsidP="00863E1C">
      <w:r w:rsidRPr="00863E1C">
        <w:t>京东-&gt;京东: 订单成功/失败</w:t>
      </w:r>
    </w:p>
    <w:p w14:paraId="6CD05827" w14:textId="77777777" w:rsidR="00863E1C" w:rsidRPr="00863E1C" w:rsidRDefault="00863E1C" w:rsidP="00863E1C">
      <w:r w:rsidRPr="00863E1C">
        <w:t>京东-&gt;京东: 商家货款结算/退款</w:t>
      </w:r>
    </w:p>
    <w:p w14:paraId="0FD2D2FF" w14:textId="77777777" w:rsidR="00863E1C" w:rsidRPr="00863E1C" w:rsidRDefault="00863E1C" w:rsidP="00863E1C">
      <w:r w:rsidRPr="00863E1C">
        <w:t>deactivate 京东</w:t>
      </w:r>
    </w:p>
    <w:p w14:paraId="25F539CF" w14:textId="77777777" w:rsidR="00863E1C" w:rsidRPr="00863E1C" w:rsidRDefault="00863E1C" w:rsidP="00863E1C"/>
    <w:p w14:paraId="4BB78461" w14:textId="77777777" w:rsidR="00863E1C" w:rsidRPr="00863E1C" w:rsidRDefault="00863E1C" w:rsidP="00863E1C"/>
    <w:p w14:paraId="5A5E5055" w14:textId="77777777" w:rsidR="00863E1C" w:rsidRPr="00863E1C" w:rsidRDefault="00863E1C" w:rsidP="00863E1C"/>
    <w:p w14:paraId="6F3CB793" w14:textId="77777777" w:rsidR="00863E1C" w:rsidRPr="00863E1C" w:rsidRDefault="00863E1C" w:rsidP="00863E1C">
      <w:r w:rsidRPr="00863E1C">
        <w:t>@enduml</w:t>
      </w:r>
    </w:p>
    <w:p w14:paraId="075B756C" w14:textId="77777777" w:rsidR="00863E1C" w:rsidRPr="00863E1C" w:rsidRDefault="00863E1C" w:rsidP="00863E1C">
      <w:pPr>
        <w:rPr>
          <w:b/>
          <w:bCs/>
        </w:rPr>
      </w:pPr>
      <w:r w:rsidRPr="00863E1C">
        <w:rPr>
          <w:b/>
          <w:bCs/>
        </w:rPr>
        <w:t>1.3.3 游戏售卖流程</w:t>
      </w:r>
    </w:p>
    <w:p w14:paraId="5AB45CD1" w14:textId="77777777" w:rsidR="00863E1C" w:rsidRPr="00863E1C" w:rsidRDefault="00863E1C" w:rsidP="00863E1C">
      <w:r w:rsidRPr="00863E1C">
        <w:t>@startuml</w:t>
      </w:r>
    </w:p>
    <w:p w14:paraId="54599AB0" w14:textId="77777777" w:rsidR="00863E1C" w:rsidRPr="00863E1C" w:rsidRDefault="00863E1C" w:rsidP="00863E1C">
      <w:r w:rsidRPr="00863E1C">
        <w:t>'https://plantuml.com/sequence-diagram</w:t>
      </w:r>
    </w:p>
    <w:p w14:paraId="0C9026D6" w14:textId="77777777" w:rsidR="00863E1C" w:rsidRPr="00863E1C" w:rsidRDefault="00863E1C" w:rsidP="00863E1C"/>
    <w:p w14:paraId="112E8B81" w14:textId="77777777" w:rsidR="00863E1C" w:rsidRPr="00863E1C" w:rsidRDefault="00863E1C" w:rsidP="00863E1C">
      <w:proofErr w:type="spellStart"/>
      <w:r w:rsidRPr="00863E1C">
        <w:lastRenderedPageBreak/>
        <w:t>autonumber</w:t>
      </w:r>
      <w:proofErr w:type="spellEnd"/>
    </w:p>
    <w:p w14:paraId="41AA8A56" w14:textId="77777777" w:rsidR="00863E1C" w:rsidRPr="00863E1C" w:rsidRDefault="00863E1C" w:rsidP="00863E1C"/>
    <w:p w14:paraId="4689E11B" w14:textId="77777777" w:rsidR="00863E1C" w:rsidRPr="00863E1C" w:rsidRDefault="00863E1C" w:rsidP="00863E1C"/>
    <w:p w14:paraId="328D96CF" w14:textId="77777777" w:rsidR="00863E1C" w:rsidRPr="00863E1C" w:rsidRDefault="00863E1C" w:rsidP="00863E1C">
      <w:r w:rsidRPr="00863E1C">
        <w:t>actor 客户</w:t>
      </w:r>
    </w:p>
    <w:p w14:paraId="7CDF6068" w14:textId="77777777" w:rsidR="00863E1C" w:rsidRPr="00863E1C" w:rsidRDefault="00863E1C" w:rsidP="00863E1C"/>
    <w:p w14:paraId="2082747D" w14:textId="77777777" w:rsidR="00863E1C" w:rsidRPr="00863E1C" w:rsidRDefault="00863E1C" w:rsidP="00863E1C">
      <w:r w:rsidRPr="00863E1C">
        <w:t>participant 京东</w:t>
      </w:r>
    </w:p>
    <w:p w14:paraId="47BB98E1" w14:textId="77777777" w:rsidR="00863E1C" w:rsidRPr="00863E1C" w:rsidRDefault="00863E1C" w:rsidP="00863E1C">
      <w:r w:rsidRPr="00863E1C">
        <w:t>participant 游戏售卖平台</w:t>
      </w:r>
    </w:p>
    <w:p w14:paraId="02E4D5CB" w14:textId="77777777" w:rsidR="00863E1C" w:rsidRPr="00863E1C" w:rsidRDefault="00863E1C" w:rsidP="00863E1C"/>
    <w:p w14:paraId="1FEA8F5C" w14:textId="77777777" w:rsidR="00863E1C" w:rsidRPr="00863E1C" w:rsidRDefault="00863E1C" w:rsidP="00863E1C">
      <w:proofErr w:type="spellStart"/>
      <w:r w:rsidRPr="00863E1C">
        <w:t>autonumber</w:t>
      </w:r>
      <w:proofErr w:type="spellEnd"/>
    </w:p>
    <w:p w14:paraId="048A8243" w14:textId="77777777" w:rsidR="00863E1C" w:rsidRPr="00863E1C" w:rsidRDefault="00863E1C" w:rsidP="00863E1C"/>
    <w:p w14:paraId="50B3F38B" w14:textId="77777777" w:rsidR="00863E1C" w:rsidRPr="00863E1C" w:rsidRDefault="00863E1C" w:rsidP="00863E1C">
      <w:r w:rsidRPr="00863E1C">
        <w:t>客户-&gt;京东: 选择游戏商品并选号</w:t>
      </w:r>
    </w:p>
    <w:p w14:paraId="229305F9" w14:textId="77777777" w:rsidR="00863E1C" w:rsidRPr="00863E1C" w:rsidRDefault="00863E1C" w:rsidP="00863E1C">
      <w:r w:rsidRPr="00863E1C">
        <w:t>activate 京东</w:t>
      </w:r>
    </w:p>
    <w:p w14:paraId="7D58D933" w14:textId="77777777" w:rsidR="00863E1C" w:rsidRPr="00863E1C" w:rsidRDefault="00863E1C" w:rsidP="00863E1C">
      <w:r w:rsidRPr="00863E1C">
        <w:t>京东-&gt;游戏售卖平台: 跳转到小程序选择游戏账户生成</w:t>
      </w:r>
      <w:proofErr w:type="spellStart"/>
      <w:r w:rsidRPr="00863E1C">
        <w:t>tokenID</w:t>
      </w:r>
      <w:proofErr w:type="spellEnd"/>
    </w:p>
    <w:p w14:paraId="54917F20" w14:textId="77777777" w:rsidR="00863E1C" w:rsidRPr="00863E1C" w:rsidRDefault="00863E1C" w:rsidP="00863E1C">
      <w:r w:rsidRPr="00863E1C">
        <w:t>activate 游戏售卖平台</w:t>
      </w:r>
    </w:p>
    <w:p w14:paraId="6CC6C35E" w14:textId="77777777" w:rsidR="00863E1C" w:rsidRPr="00863E1C" w:rsidRDefault="00863E1C" w:rsidP="00863E1C">
      <w:r w:rsidRPr="00863E1C">
        <w:t>游戏售卖平台 -&gt; 京东: 页面跳转</w:t>
      </w:r>
      <w:proofErr w:type="gramStart"/>
      <w:r w:rsidRPr="00863E1C">
        <w:t>结算页并附带</w:t>
      </w:r>
      <w:proofErr w:type="spellStart"/>
      <w:proofErr w:type="gramEnd"/>
      <w:r w:rsidRPr="00863E1C">
        <w:t>tokenID</w:t>
      </w:r>
      <w:proofErr w:type="spellEnd"/>
    </w:p>
    <w:p w14:paraId="2041D7B3" w14:textId="77777777" w:rsidR="00863E1C" w:rsidRPr="00863E1C" w:rsidRDefault="00863E1C" w:rsidP="00863E1C">
      <w:r w:rsidRPr="00863E1C">
        <w:t>京东-&gt;游戏售卖平台: 服务获取</w:t>
      </w:r>
      <w:proofErr w:type="spellStart"/>
      <w:r w:rsidRPr="00863E1C">
        <w:t>tokenID</w:t>
      </w:r>
      <w:proofErr w:type="spellEnd"/>
      <w:r w:rsidRPr="00863E1C">
        <w:t>对应游戏信息及价格</w:t>
      </w:r>
    </w:p>
    <w:p w14:paraId="18FCACE5" w14:textId="77777777" w:rsidR="00863E1C" w:rsidRPr="00863E1C" w:rsidRDefault="00863E1C" w:rsidP="00863E1C">
      <w:r w:rsidRPr="00863E1C">
        <w:t>游戏售卖平台 -&gt; 京东: 返回结果</w:t>
      </w:r>
    </w:p>
    <w:p w14:paraId="30818FE1" w14:textId="77777777" w:rsidR="00863E1C" w:rsidRPr="00863E1C" w:rsidRDefault="00863E1C" w:rsidP="00863E1C">
      <w:r w:rsidRPr="00863E1C">
        <w:t>deactivate 游戏售卖平台</w:t>
      </w:r>
    </w:p>
    <w:p w14:paraId="75797789" w14:textId="77777777" w:rsidR="00863E1C" w:rsidRPr="00863E1C" w:rsidRDefault="00863E1C" w:rsidP="00863E1C">
      <w:r w:rsidRPr="00863E1C">
        <w:t>京东-&gt;客户: 展示价格及选择游戏账户</w:t>
      </w:r>
    </w:p>
    <w:p w14:paraId="4FEBC9F1" w14:textId="77777777" w:rsidR="00863E1C" w:rsidRPr="00863E1C" w:rsidRDefault="00863E1C" w:rsidP="00863E1C"/>
    <w:p w14:paraId="23AEF01B" w14:textId="77777777" w:rsidR="00863E1C" w:rsidRPr="00863E1C" w:rsidRDefault="00863E1C" w:rsidP="00863E1C">
      <w:r w:rsidRPr="00863E1C">
        <w:t>deactivate 京东</w:t>
      </w:r>
    </w:p>
    <w:p w14:paraId="093DEF37" w14:textId="77777777" w:rsidR="00863E1C" w:rsidRPr="00863E1C" w:rsidRDefault="00863E1C" w:rsidP="00863E1C"/>
    <w:p w14:paraId="280EB553" w14:textId="77777777" w:rsidR="00863E1C" w:rsidRPr="00863E1C" w:rsidRDefault="00863E1C" w:rsidP="00863E1C">
      <w:r w:rsidRPr="00863E1C">
        <w:t>客户-&gt;京东: 下单</w:t>
      </w:r>
    </w:p>
    <w:p w14:paraId="574EE84C" w14:textId="77777777" w:rsidR="00863E1C" w:rsidRPr="00863E1C" w:rsidRDefault="00863E1C" w:rsidP="00863E1C">
      <w:r w:rsidRPr="00863E1C">
        <w:t>activate 京东</w:t>
      </w:r>
    </w:p>
    <w:p w14:paraId="09329FD4" w14:textId="77777777" w:rsidR="00863E1C" w:rsidRPr="00863E1C" w:rsidRDefault="00863E1C" w:rsidP="00863E1C">
      <w:r w:rsidRPr="00863E1C">
        <w:t>京东--&gt;游戏售卖平台: 获取</w:t>
      </w:r>
      <w:proofErr w:type="spellStart"/>
      <w:r w:rsidRPr="00863E1C">
        <w:t>tokenID</w:t>
      </w:r>
      <w:proofErr w:type="spellEnd"/>
      <w:r w:rsidRPr="00863E1C">
        <w:t>对应游戏信息及价格</w:t>
      </w:r>
    </w:p>
    <w:p w14:paraId="762A30EC" w14:textId="77777777" w:rsidR="00863E1C" w:rsidRPr="00863E1C" w:rsidRDefault="00863E1C" w:rsidP="00863E1C">
      <w:r w:rsidRPr="00863E1C">
        <w:t>activate 游戏售卖平台</w:t>
      </w:r>
    </w:p>
    <w:p w14:paraId="4BA3D4AE" w14:textId="77777777" w:rsidR="00863E1C" w:rsidRPr="00863E1C" w:rsidRDefault="00863E1C" w:rsidP="00863E1C">
      <w:r w:rsidRPr="00863E1C">
        <w:t>游戏售卖平台 --&gt; 京东: 返回结果</w:t>
      </w:r>
    </w:p>
    <w:p w14:paraId="6722F64B" w14:textId="77777777" w:rsidR="00863E1C" w:rsidRPr="00863E1C" w:rsidRDefault="00863E1C" w:rsidP="00863E1C">
      <w:r w:rsidRPr="00863E1C">
        <w:lastRenderedPageBreak/>
        <w:t>deactivate 游戏售卖平台</w:t>
      </w:r>
    </w:p>
    <w:p w14:paraId="434F8858" w14:textId="77777777" w:rsidR="00863E1C" w:rsidRPr="00863E1C" w:rsidRDefault="00863E1C" w:rsidP="00863E1C">
      <w:r w:rsidRPr="00863E1C">
        <w:t>京东-&gt;客户: 下单成功</w:t>
      </w:r>
    </w:p>
    <w:p w14:paraId="5D2E5D6D" w14:textId="77777777" w:rsidR="00863E1C" w:rsidRPr="00863E1C" w:rsidRDefault="00863E1C" w:rsidP="00863E1C">
      <w:r w:rsidRPr="00863E1C">
        <w:t>deactivate 京东</w:t>
      </w:r>
    </w:p>
    <w:p w14:paraId="56C3070C" w14:textId="77777777" w:rsidR="00863E1C" w:rsidRPr="00863E1C" w:rsidRDefault="00863E1C" w:rsidP="00863E1C"/>
    <w:p w14:paraId="12F23925" w14:textId="77777777" w:rsidR="00863E1C" w:rsidRPr="00863E1C" w:rsidRDefault="00863E1C" w:rsidP="00863E1C">
      <w:r w:rsidRPr="00863E1C">
        <w:t>客户-&gt;京东: 支付订单</w:t>
      </w:r>
    </w:p>
    <w:p w14:paraId="7186F57D" w14:textId="77777777" w:rsidR="00863E1C" w:rsidRPr="00863E1C" w:rsidRDefault="00863E1C" w:rsidP="00863E1C">
      <w:r w:rsidRPr="00863E1C">
        <w:t>activate 京东</w:t>
      </w:r>
    </w:p>
    <w:p w14:paraId="6184AD53" w14:textId="77777777" w:rsidR="00863E1C" w:rsidRPr="00863E1C" w:rsidRDefault="00863E1C" w:rsidP="00863E1C">
      <w:r w:rsidRPr="00863E1C">
        <w:t>京东-&gt;京东: 支付成功</w:t>
      </w:r>
    </w:p>
    <w:p w14:paraId="39FA3F2A" w14:textId="77777777" w:rsidR="00863E1C" w:rsidRPr="00863E1C" w:rsidRDefault="00863E1C" w:rsidP="00863E1C">
      <w:r w:rsidRPr="00863E1C">
        <w:t>京东-&gt;游戏售卖平台: 订单充值并附带</w:t>
      </w:r>
      <w:proofErr w:type="spellStart"/>
      <w:r w:rsidRPr="00863E1C">
        <w:t>tokenID</w:t>
      </w:r>
      <w:proofErr w:type="spellEnd"/>
    </w:p>
    <w:p w14:paraId="50560B51" w14:textId="77777777" w:rsidR="00863E1C" w:rsidRPr="00863E1C" w:rsidRDefault="00863E1C" w:rsidP="00863E1C">
      <w:r w:rsidRPr="00863E1C">
        <w:t>activate 游戏售卖平台</w:t>
      </w:r>
    </w:p>
    <w:p w14:paraId="0FFD1332" w14:textId="77777777" w:rsidR="00863E1C" w:rsidRPr="00863E1C" w:rsidRDefault="00863E1C" w:rsidP="00863E1C">
      <w:r w:rsidRPr="00863E1C">
        <w:t>游戏售卖平台-&gt;游戏售卖平台: 充值</w:t>
      </w:r>
    </w:p>
    <w:p w14:paraId="7AD626CC" w14:textId="77777777" w:rsidR="00863E1C" w:rsidRPr="00863E1C" w:rsidRDefault="00863E1C" w:rsidP="00863E1C">
      <w:r w:rsidRPr="00863E1C">
        <w:t>游戏售卖平台-&gt;京东: 返回账户密码</w:t>
      </w:r>
    </w:p>
    <w:p w14:paraId="049B64D0" w14:textId="77777777" w:rsidR="00863E1C" w:rsidRPr="00863E1C" w:rsidRDefault="00863E1C" w:rsidP="00863E1C">
      <w:r w:rsidRPr="00863E1C">
        <w:t>deactivate 游戏售卖平台</w:t>
      </w:r>
    </w:p>
    <w:p w14:paraId="5877270C" w14:textId="77777777" w:rsidR="00863E1C" w:rsidRPr="00863E1C" w:rsidRDefault="00863E1C" w:rsidP="00863E1C">
      <w:r w:rsidRPr="00863E1C">
        <w:t>deactivate 京东</w:t>
      </w:r>
    </w:p>
    <w:p w14:paraId="6E21ECFF" w14:textId="77777777" w:rsidR="00863E1C" w:rsidRPr="00863E1C" w:rsidRDefault="00863E1C" w:rsidP="00863E1C"/>
    <w:p w14:paraId="268DD339" w14:textId="77777777" w:rsidR="00863E1C" w:rsidRPr="00863E1C" w:rsidRDefault="00863E1C" w:rsidP="00863E1C">
      <w:r w:rsidRPr="00863E1C">
        <w:t>游戏售卖平台--&gt;京东: 回调成功/失败</w:t>
      </w:r>
    </w:p>
    <w:p w14:paraId="29ECEA6E" w14:textId="77777777" w:rsidR="00863E1C" w:rsidRPr="00863E1C" w:rsidRDefault="00863E1C" w:rsidP="00863E1C"/>
    <w:p w14:paraId="00EA44B3" w14:textId="77777777" w:rsidR="00863E1C" w:rsidRPr="00863E1C" w:rsidRDefault="00863E1C" w:rsidP="00863E1C"/>
    <w:p w14:paraId="365A2620" w14:textId="77777777" w:rsidR="00863E1C" w:rsidRPr="00863E1C" w:rsidRDefault="00863E1C" w:rsidP="00863E1C">
      <w:r w:rsidRPr="00863E1C">
        <w:t>京东-&gt;京东: 商家货款结算/订单失败退款（超xx小时）</w:t>
      </w:r>
    </w:p>
    <w:p w14:paraId="3B755BB7" w14:textId="77777777" w:rsidR="00863E1C" w:rsidRPr="00863E1C" w:rsidRDefault="00863E1C" w:rsidP="00863E1C">
      <w:r w:rsidRPr="00863E1C">
        <w:t>activate 京东</w:t>
      </w:r>
    </w:p>
    <w:p w14:paraId="204C425D" w14:textId="77777777" w:rsidR="00863E1C" w:rsidRPr="00863E1C" w:rsidRDefault="00863E1C" w:rsidP="00863E1C">
      <w:r w:rsidRPr="00863E1C">
        <w:t>deactivate 京东</w:t>
      </w:r>
    </w:p>
    <w:p w14:paraId="289ABD2F" w14:textId="77777777" w:rsidR="00863E1C" w:rsidRPr="00863E1C" w:rsidRDefault="00863E1C" w:rsidP="00863E1C"/>
    <w:p w14:paraId="53586DEB" w14:textId="77777777" w:rsidR="00863E1C" w:rsidRPr="00863E1C" w:rsidRDefault="00863E1C" w:rsidP="00863E1C"/>
    <w:p w14:paraId="027DB2E8" w14:textId="77777777" w:rsidR="00863E1C" w:rsidRPr="00863E1C" w:rsidRDefault="00863E1C" w:rsidP="00863E1C"/>
    <w:p w14:paraId="2B451C4A" w14:textId="77777777" w:rsidR="00863E1C" w:rsidRPr="00863E1C" w:rsidRDefault="00863E1C" w:rsidP="00863E1C"/>
    <w:p w14:paraId="155B0A98" w14:textId="77777777" w:rsidR="00863E1C" w:rsidRPr="00863E1C" w:rsidRDefault="00863E1C" w:rsidP="00863E1C"/>
    <w:p w14:paraId="60B22D2D" w14:textId="77777777" w:rsidR="00863E1C" w:rsidRPr="00863E1C" w:rsidRDefault="00863E1C" w:rsidP="00863E1C">
      <w:r w:rsidRPr="00863E1C">
        <w:t>@enduml</w:t>
      </w:r>
    </w:p>
    <w:p w14:paraId="2E7C0DE3" w14:textId="77777777" w:rsidR="00863E1C" w:rsidRPr="00863E1C" w:rsidRDefault="00863E1C" w:rsidP="00863E1C">
      <w:pPr>
        <w:rPr>
          <w:b/>
          <w:bCs/>
        </w:rPr>
      </w:pPr>
      <w:r w:rsidRPr="00863E1C">
        <w:rPr>
          <w:b/>
          <w:bCs/>
        </w:rPr>
        <w:t>1.4 接口说明</w:t>
      </w:r>
    </w:p>
    <w:p w14:paraId="682D7E93" w14:textId="77777777" w:rsidR="00863E1C" w:rsidRPr="00863E1C" w:rsidRDefault="00863E1C" w:rsidP="00863E1C">
      <w:r w:rsidRPr="00863E1C">
        <w:lastRenderedPageBreak/>
        <w:t>1. 接口采用Http协议，京东商城</w:t>
      </w:r>
      <w:proofErr w:type="gramStart"/>
      <w:r w:rsidRPr="00863E1C">
        <w:t>游戏点卡系统</w:t>
      </w:r>
      <w:proofErr w:type="gramEnd"/>
      <w:r w:rsidRPr="00863E1C">
        <w:t>向第三方充值平台发送请求时以POST方式提交数据，第三方充值平台向京东</w:t>
      </w:r>
      <w:proofErr w:type="gramStart"/>
      <w:r w:rsidRPr="00863E1C">
        <w:t>游戏点卡系统</w:t>
      </w:r>
      <w:proofErr w:type="gramEnd"/>
      <w:r w:rsidRPr="00863E1C">
        <w:t>发送请求时，可采用POST或GET方式进行数据交互，字符编码UTF-8；</w:t>
      </w:r>
    </w:p>
    <w:p w14:paraId="345DC7B0" w14:textId="77777777" w:rsidR="00863E1C" w:rsidRPr="00863E1C" w:rsidRDefault="00863E1C" w:rsidP="00863E1C">
      <w:r w:rsidRPr="00863E1C">
        <w:t>2. 京东商城提供游戏</w:t>
      </w:r>
      <w:proofErr w:type="gramStart"/>
      <w:r w:rsidRPr="00863E1C">
        <w:t>区服信息</w:t>
      </w:r>
      <w:proofErr w:type="gramEnd"/>
      <w:r w:rsidRPr="00863E1C">
        <w:t>,游戏品牌,</w:t>
      </w:r>
      <w:proofErr w:type="spellStart"/>
      <w:r w:rsidRPr="00863E1C">
        <w:t>skuId</w:t>
      </w:r>
      <w:proofErr w:type="spellEnd"/>
      <w:r w:rsidRPr="00863E1C">
        <w:t>等编号和名称以便第三方充值系统做配置映射管理，具体内容请见游戏参数说明文档；</w:t>
      </w:r>
    </w:p>
    <w:p w14:paraId="0CC26F33" w14:textId="77777777" w:rsidR="00863E1C" w:rsidRPr="00863E1C" w:rsidRDefault="00863E1C" w:rsidP="00863E1C">
      <w:r w:rsidRPr="00863E1C">
        <w:t>3. 所有发起的请求和接受到请求，data字段的值是对业务数据base64编码后的值，base64编码前的内容为标准</w:t>
      </w:r>
      <w:proofErr w:type="spellStart"/>
      <w:r w:rsidRPr="00863E1C">
        <w:t>json</w:t>
      </w:r>
      <w:proofErr w:type="spellEnd"/>
      <w:r w:rsidRPr="00863E1C">
        <w:t>格式，且尽量不要包含中文字符；</w:t>
      </w:r>
    </w:p>
    <w:p w14:paraId="1A30BD37" w14:textId="77777777" w:rsidR="00863E1C" w:rsidRPr="00863E1C" w:rsidRDefault="00863E1C" w:rsidP="00863E1C">
      <w:r w:rsidRPr="00863E1C">
        <w:t>4. 签名</w:t>
      </w:r>
      <w:proofErr w:type="spellStart"/>
      <w:r w:rsidRPr="00863E1C">
        <w:t>privatekey</w:t>
      </w:r>
      <w:proofErr w:type="spellEnd"/>
      <w:r w:rsidRPr="00863E1C">
        <w:t>（秘</w:t>
      </w:r>
      <w:proofErr w:type="gramStart"/>
      <w:r w:rsidRPr="00863E1C">
        <w:t>钥</w:t>
      </w:r>
      <w:proofErr w:type="gramEnd"/>
      <w:r w:rsidRPr="00863E1C">
        <w:t>）由京东提供一个32位的由数字和小写字母组成的字符串；签名</w:t>
      </w:r>
      <w:proofErr w:type="spellStart"/>
      <w:r w:rsidRPr="00863E1C">
        <w:t>privatekey</w:t>
      </w:r>
      <w:proofErr w:type="spellEnd"/>
      <w:r w:rsidRPr="00863E1C">
        <w:t>是双方接口相互信任的基础，请妥善保管使用，避免泄露给第三方。</w:t>
      </w:r>
    </w:p>
    <w:p w14:paraId="5AD7979C" w14:textId="77777777" w:rsidR="00863E1C" w:rsidRPr="00863E1C" w:rsidRDefault="00863E1C" w:rsidP="00863E1C">
      <w:r w:rsidRPr="00863E1C">
        <w:t>5. 签名验证：如果某个变量没有值，那么该变量的key和value对将不出现在请求的URL和加密明文中，签名加密明文为 key1=value1&amp;key2=value2&amp;.</w:t>
      </w:r>
      <w:proofErr w:type="gramStart"/>
      <w:r w:rsidRPr="00863E1C">
        <w:t>..</w:t>
      </w:r>
      <w:proofErr w:type="gramEnd"/>
      <w:r w:rsidRPr="00863E1C">
        <w:t>&amp;</w:t>
      </w:r>
      <w:proofErr w:type="spellStart"/>
      <w:r w:rsidRPr="00863E1C">
        <w:t>privatekey</w:t>
      </w:r>
      <w:proofErr w:type="spellEnd"/>
      <w:r w:rsidRPr="00863E1C">
        <w:t>, 其中，key1、key2等参数名称以字母升序排列，value为未进行</w:t>
      </w:r>
      <w:proofErr w:type="spellStart"/>
      <w:r w:rsidRPr="00863E1C">
        <w:t>url</w:t>
      </w:r>
      <w:proofErr w:type="spellEnd"/>
      <w:r w:rsidRPr="00863E1C">
        <w:t xml:space="preserve"> encode</w:t>
      </w:r>
      <w:proofErr w:type="gramStart"/>
      <w:r w:rsidRPr="00863E1C">
        <w:t>之前的原值,最好拼接分配的秘钥</w:t>
      </w:r>
      <w:proofErr w:type="spellStart"/>
      <w:proofErr w:type="gramEnd"/>
      <w:r w:rsidRPr="00863E1C">
        <w:t>privatekey</w:t>
      </w:r>
      <w:proofErr w:type="spellEnd"/>
      <w:r w:rsidRPr="00863E1C">
        <w:t>，合成的加密明文无空格，签名方式采用MD5；具体见附录4.3</w:t>
      </w:r>
    </w:p>
    <w:p w14:paraId="1BE01118" w14:textId="77777777" w:rsidR="00863E1C" w:rsidRPr="00863E1C" w:rsidRDefault="00863E1C" w:rsidP="00863E1C">
      <w:r w:rsidRPr="00863E1C">
        <w:t>6.返回结果统一为Json格式。</w:t>
      </w:r>
    </w:p>
    <w:p w14:paraId="7DFC7BE3" w14:textId="77777777" w:rsidR="00863E1C" w:rsidRPr="00863E1C" w:rsidRDefault="00863E1C" w:rsidP="00863E1C">
      <w:r w:rsidRPr="00863E1C">
        <w:rPr>
          <w:b/>
          <w:bCs/>
        </w:rPr>
        <w:t>接口服务可用性要求如下，若达不到将影响大促预售等活动的准入：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8"/>
        <w:gridCol w:w="6882"/>
      </w:tblGrid>
      <w:tr w:rsidR="00863E1C" w:rsidRPr="00863E1C" w14:paraId="3DC1B09E" w14:textId="77777777">
        <w:tc>
          <w:tcPr>
            <w:tcW w:w="23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5A29C02E" w14:textId="77777777" w:rsidR="00863E1C" w:rsidRPr="00863E1C" w:rsidRDefault="00863E1C" w:rsidP="00863E1C">
            <w:r w:rsidRPr="00863E1C">
              <w:rPr>
                <w:b/>
                <w:bCs/>
              </w:rPr>
              <w:t>指标</w:t>
            </w:r>
          </w:p>
        </w:tc>
        <w:tc>
          <w:tcPr>
            <w:tcW w:w="115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0EBE8359" w14:textId="77777777" w:rsidR="00863E1C" w:rsidRPr="00863E1C" w:rsidRDefault="00863E1C" w:rsidP="00863E1C">
            <w:r w:rsidRPr="00863E1C">
              <w:rPr>
                <w:b/>
                <w:bCs/>
              </w:rPr>
              <w:t>描述</w:t>
            </w:r>
          </w:p>
        </w:tc>
      </w:tr>
      <w:tr w:rsidR="00863E1C" w:rsidRPr="00863E1C" w14:paraId="43B0FDE7" w14:textId="77777777">
        <w:tc>
          <w:tcPr>
            <w:tcW w:w="23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A17B95" w14:textId="77777777" w:rsidR="00863E1C" w:rsidRPr="00863E1C" w:rsidRDefault="00863E1C" w:rsidP="00863E1C">
            <w:r w:rsidRPr="00863E1C">
              <w:t>服务可用性</w:t>
            </w:r>
          </w:p>
        </w:tc>
        <w:tc>
          <w:tcPr>
            <w:tcW w:w="115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0EE955" w14:textId="77777777" w:rsidR="00863E1C" w:rsidRPr="00863E1C" w:rsidRDefault="00863E1C" w:rsidP="00863E1C">
            <w:r w:rsidRPr="00863E1C">
              <w:t>不低于99.9% ，即每月的不可用时间不超过43.2分钟</w:t>
            </w:r>
          </w:p>
          <w:p w14:paraId="471A326D" w14:textId="77777777" w:rsidR="00863E1C" w:rsidRPr="00863E1C" w:rsidRDefault="00863E1C" w:rsidP="00863E1C">
            <w:pPr>
              <w:numPr>
                <w:ilvl w:val="0"/>
                <w:numId w:val="3"/>
              </w:numPr>
            </w:pPr>
            <w:r w:rsidRPr="00863E1C">
              <w:t>服务可用性 = ((服务</w:t>
            </w:r>
            <w:proofErr w:type="gramStart"/>
            <w:r w:rsidRPr="00863E1C">
              <w:t>月度总</w:t>
            </w:r>
            <w:proofErr w:type="gramEnd"/>
            <w:r w:rsidRPr="00863E1C">
              <w:t>分钟数 - 服务</w:t>
            </w:r>
            <w:proofErr w:type="gramStart"/>
            <w:r w:rsidRPr="00863E1C">
              <w:t>不</w:t>
            </w:r>
            <w:proofErr w:type="gramEnd"/>
            <w:r w:rsidRPr="00863E1C">
              <w:t>可用分钟数) / 服务</w:t>
            </w:r>
            <w:proofErr w:type="gramStart"/>
            <w:r w:rsidRPr="00863E1C">
              <w:t>月度总</w:t>
            </w:r>
            <w:proofErr w:type="gramEnd"/>
            <w:r w:rsidRPr="00863E1C">
              <w:t>分钟数) × 100%</w:t>
            </w:r>
          </w:p>
          <w:p w14:paraId="530D638D" w14:textId="77777777" w:rsidR="00863E1C" w:rsidRPr="00863E1C" w:rsidRDefault="00863E1C" w:rsidP="00863E1C">
            <w:pPr>
              <w:numPr>
                <w:ilvl w:val="0"/>
                <w:numId w:val="3"/>
              </w:numPr>
            </w:pPr>
            <w:r w:rsidRPr="00863E1C">
              <w:t>连续5分钟以上服务无法使用，表示服务</w:t>
            </w:r>
            <w:proofErr w:type="gramStart"/>
            <w:r w:rsidRPr="00863E1C">
              <w:t>不</w:t>
            </w:r>
            <w:proofErr w:type="gramEnd"/>
            <w:r w:rsidRPr="00863E1C">
              <w:t>可用（低于5分钟不计入不可用时间）</w:t>
            </w:r>
          </w:p>
        </w:tc>
      </w:tr>
      <w:tr w:rsidR="00863E1C" w:rsidRPr="00863E1C" w14:paraId="3207F607" w14:textId="77777777">
        <w:tc>
          <w:tcPr>
            <w:tcW w:w="23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094D0C" w14:textId="77777777" w:rsidR="00863E1C" w:rsidRPr="00863E1C" w:rsidRDefault="00863E1C" w:rsidP="00863E1C">
            <w:r w:rsidRPr="00863E1C">
              <w:t>服务性能</w:t>
            </w:r>
          </w:p>
        </w:tc>
        <w:tc>
          <w:tcPr>
            <w:tcW w:w="115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DDC62A" w14:textId="77777777" w:rsidR="00863E1C" w:rsidRPr="00863E1C" w:rsidRDefault="00863E1C" w:rsidP="00863E1C">
            <w:r w:rsidRPr="00863E1C">
              <w:t>接口未作特别说明时，tp99不超过1000毫秒，可承载</w:t>
            </w:r>
            <w:proofErr w:type="spellStart"/>
            <w:r w:rsidRPr="00863E1C">
              <w:t>tps</w:t>
            </w:r>
            <w:proofErr w:type="spellEnd"/>
            <w:r w:rsidRPr="00863E1C">
              <w:t>不低于10，包括但不限于前置校接口验、接单接口、充</w:t>
            </w:r>
            <w:proofErr w:type="gramStart"/>
            <w:r w:rsidRPr="00863E1C">
              <w:t>值结果</w:t>
            </w:r>
            <w:proofErr w:type="gramEnd"/>
            <w:r w:rsidRPr="00863E1C">
              <w:t>查询等接口服务</w:t>
            </w:r>
          </w:p>
        </w:tc>
      </w:tr>
      <w:tr w:rsidR="00863E1C" w:rsidRPr="00863E1C" w14:paraId="0932947E" w14:textId="77777777">
        <w:tc>
          <w:tcPr>
            <w:tcW w:w="23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7629EE" w14:textId="77777777" w:rsidR="00863E1C" w:rsidRPr="00863E1C" w:rsidRDefault="00863E1C" w:rsidP="00863E1C">
            <w:r w:rsidRPr="00863E1C">
              <w:t>运维响应时间</w:t>
            </w:r>
          </w:p>
        </w:tc>
        <w:tc>
          <w:tcPr>
            <w:tcW w:w="115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3382ED" w14:textId="77777777" w:rsidR="00863E1C" w:rsidRPr="00863E1C" w:rsidRDefault="00863E1C" w:rsidP="00863E1C">
            <w:r w:rsidRPr="00863E1C">
              <w:t>出现服务故障后，商家技术运维团队需要30分钟内做出相应处理，并在1个小时内完成故障恢复</w:t>
            </w:r>
          </w:p>
        </w:tc>
      </w:tr>
    </w:tbl>
    <w:p w14:paraId="3429DE6D" w14:textId="42117BB1" w:rsidR="00863E1C" w:rsidRDefault="00863E1C"/>
    <w:p w14:paraId="34D085C9" w14:textId="77777777" w:rsidR="00863E1C" w:rsidRPr="00863E1C" w:rsidRDefault="00863E1C" w:rsidP="00863E1C">
      <w:pPr>
        <w:rPr>
          <w:b/>
          <w:bCs/>
        </w:rPr>
      </w:pPr>
      <w:r w:rsidRPr="00863E1C">
        <w:rPr>
          <w:b/>
          <w:bCs/>
        </w:rPr>
        <w:t>1.5 版权申明</w:t>
      </w:r>
    </w:p>
    <w:p w14:paraId="3EA94BF5" w14:textId="77777777" w:rsidR="00863E1C" w:rsidRPr="00863E1C" w:rsidRDefault="00863E1C" w:rsidP="00863E1C">
      <w:r w:rsidRPr="00863E1C">
        <w:t>此文档版权归京东商城所有。作为本系统的最终用户，拥有该份文档的使用权，但未征得京东商城书面同意，不得向第三方借阅、出让、出版该文档。</w:t>
      </w:r>
    </w:p>
    <w:p w14:paraId="7FD3CAF8" w14:textId="77777777" w:rsidR="00863E1C" w:rsidRPr="00863E1C" w:rsidRDefault="00863E1C" w:rsidP="00863E1C">
      <w:pPr>
        <w:rPr>
          <w:b/>
          <w:bCs/>
        </w:rPr>
      </w:pPr>
      <w:r w:rsidRPr="00863E1C">
        <w:rPr>
          <w:b/>
          <w:bCs/>
        </w:rPr>
        <w:t>1.6 联系方式</w:t>
      </w:r>
    </w:p>
    <w:p w14:paraId="7B1E8B8B" w14:textId="77777777" w:rsidR="00863E1C" w:rsidRPr="00863E1C" w:rsidRDefault="00863E1C" w:rsidP="00863E1C">
      <w:proofErr w:type="gramStart"/>
      <w:r w:rsidRPr="00863E1C">
        <w:lastRenderedPageBreak/>
        <w:t>京麦咚咚</w:t>
      </w:r>
      <w:proofErr w:type="gramEnd"/>
      <w:r w:rsidRPr="00863E1C">
        <w:t>群：10203352991（已满）、10210545272</w:t>
      </w:r>
    </w:p>
    <w:p w14:paraId="5DDC52A6" w14:textId="77777777" w:rsidR="00863E1C" w:rsidRPr="00863E1C" w:rsidRDefault="00863E1C" w:rsidP="00863E1C">
      <w:pPr>
        <w:rPr>
          <w:b/>
          <w:bCs/>
        </w:rPr>
      </w:pPr>
      <w:r w:rsidRPr="00863E1C">
        <w:rPr>
          <w:b/>
          <w:bCs/>
        </w:rPr>
        <w:t>2 商家系统实现接口</w:t>
      </w:r>
    </w:p>
    <w:p w14:paraId="685B8D95" w14:textId="77777777" w:rsidR="00863E1C" w:rsidRPr="00863E1C" w:rsidRDefault="00863E1C" w:rsidP="00863E1C">
      <w:r w:rsidRPr="00863E1C">
        <w:t>以下接口是需要合作商家实现，提供给京东游戏</w:t>
      </w:r>
      <w:proofErr w:type="gramStart"/>
      <w:r w:rsidRPr="00863E1C">
        <w:t>点卡平台</w:t>
      </w:r>
      <w:proofErr w:type="gramEnd"/>
      <w:r w:rsidRPr="00863E1C">
        <w:t>调用。包括充值接口，和订单查询接口；</w:t>
      </w:r>
    </w:p>
    <w:p w14:paraId="1B5380D2" w14:textId="77777777" w:rsidR="00863E1C" w:rsidRPr="00863E1C" w:rsidRDefault="00863E1C" w:rsidP="00863E1C">
      <w:pPr>
        <w:rPr>
          <w:b/>
          <w:bCs/>
        </w:rPr>
      </w:pPr>
      <w:r w:rsidRPr="00863E1C">
        <w:rPr>
          <w:b/>
          <w:bCs/>
        </w:rPr>
        <w:t>2.1 请求方式</w:t>
      </w:r>
    </w:p>
    <w:p w14:paraId="6D81BD25" w14:textId="77777777" w:rsidR="00863E1C" w:rsidRPr="00863E1C" w:rsidRDefault="00863E1C" w:rsidP="00863E1C">
      <w:pPr>
        <w:rPr>
          <w:b/>
          <w:bCs/>
        </w:rPr>
      </w:pPr>
      <w:r w:rsidRPr="00863E1C">
        <w:rPr>
          <w:b/>
          <w:bCs/>
        </w:rPr>
        <w:t>2.2 提单校验接口</w:t>
      </w:r>
    </w:p>
    <w:p w14:paraId="254231E0" w14:textId="77777777" w:rsidR="00863E1C" w:rsidRPr="00863E1C" w:rsidRDefault="00863E1C" w:rsidP="00863E1C">
      <w:pPr>
        <w:rPr>
          <w:b/>
          <w:bCs/>
        </w:rPr>
      </w:pPr>
      <w:r w:rsidRPr="00863E1C">
        <w:rPr>
          <w:b/>
          <w:bCs/>
        </w:rPr>
        <w:t>2.2.1提单校验接口</w:t>
      </w:r>
    </w:p>
    <w:p w14:paraId="7780148C" w14:textId="77777777" w:rsidR="00863E1C" w:rsidRPr="00863E1C" w:rsidRDefault="00863E1C" w:rsidP="00863E1C">
      <w:r w:rsidRPr="00863E1C">
        <w:t>合作商家提供给京东用于提单前校验商品是否可售。</w:t>
      </w:r>
    </w:p>
    <w:p w14:paraId="07A12537" w14:textId="77777777" w:rsidR="00863E1C" w:rsidRPr="00863E1C" w:rsidRDefault="00863E1C" w:rsidP="00863E1C">
      <w:r w:rsidRPr="00863E1C">
        <w:t>性能要求：建议处理耗时平均控制在200ms内，最长不超过400ms。</w:t>
      </w:r>
    </w:p>
    <w:p w14:paraId="4C1D6740" w14:textId="77777777" w:rsidR="00863E1C" w:rsidRPr="00863E1C" w:rsidRDefault="00863E1C" w:rsidP="00863E1C">
      <w:pPr>
        <w:rPr>
          <w:b/>
          <w:bCs/>
        </w:rPr>
      </w:pPr>
      <w:r w:rsidRPr="00863E1C">
        <w:rPr>
          <w:b/>
          <w:bCs/>
        </w:rPr>
        <w:t>2.2.1.1请求消息体参数说明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1"/>
        <w:gridCol w:w="1493"/>
        <w:gridCol w:w="1536"/>
        <w:gridCol w:w="1388"/>
        <w:gridCol w:w="2112"/>
      </w:tblGrid>
      <w:tr w:rsidR="00863E1C" w:rsidRPr="00863E1C" w14:paraId="22A9BF8F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1F0EEBE7" w14:textId="77777777" w:rsidR="00863E1C" w:rsidRPr="00863E1C" w:rsidRDefault="00863E1C" w:rsidP="00863E1C">
            <w:r w:rsidRPr="00863E1C">
              <w:t>参数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1A7CB4BE" w14:textId="77777777" w:rsidR="00863E1C" w:rsidRPr="00863E1C" w:rsidRDefault="00863E1C" w:rsidP="00863E1C">
            <w:r w:rsidRPr="00863E1C">
              <w:t>含义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3D2E9CDD" w14:textId="77777777" w:rsidR="00863E1C" w:rsidRPr="00863E1C" w:rsidRDefault="00863E1C" w:rsidP="00863E1C">
            <w:r w:rsidRPr="00863E1C">
              <w:t>类型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40449AD5" w14:textId="77777777" w:rsidR="00863E1C" w:rsidRPr="00863E1C" w:rsidRDefault="00863E1C" w:rsidP="00863E1C">
            <w:r w:rsidRPr="00863E1C">
              <w:t>是否必填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22F4C156" w14:textId="77777777" w:rsidR="00863E1C" w:rsidRPr="00863E1C" w:rsidRDefault="00863E1C" w:rsidP="00863E1C">
            <w:r w:rsidRPr="00863E1C">
              <w:t>备注</w:t>
            </w:r>
          </w:p>
        </w:tc>
      </w:tr>
      <w:tr w:rsidR="00863E1C" w:rsidRPr="00863E1C" w14:paraId="65D1AD9E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65269715" w14:textId="77777777" w:rsidR="00863E1C" w:rsidRPr="00863E1C" w:rsidRDefault="00863E1C" w:rsidP="00863E1C">
            <w:proofErr w:type="spellStart"/>
            <w:r w:rsidRPr="00863E1C">
              <w:t>customerId</w:t>
            </w:r>
            <w:proofErr w:type="spellEnd"/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147EDB12" w14:textId="77777777" w:rsidR="00863E1C" w:rsidRPr="00863E1C" w:rsidRDefault="00863E1C" w:rsidP="00863E1C">
            <w:r w:rsidRPr="00863E1C">
              <w:t>合作商编号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61A6FE3B" w14:textId="77777777" w:rsidR="00863E1C" w:rsidRPr="00863E1C" w:rsidRDefault="00863E1C" w:rsidP="00863E1C">
            <w:r w:rsidRPr="00863E1C">
              <w:t>Long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5E73FC37" w14:textId="77777777" w:rsidR="00863E1C" w:rsidRPr="00863E1C" w:rsidRDefault="00863E1C" w:rsidP="00863E1C">
            <w:r w:rsidRPr="00863E1C">
              <w:t>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229FC191" w14:textId="77777777" w:rsidR="00863E1C" w:rsidRPr="00863E1C" w:rsidRDefault="00863E1C" w:rsidP="00863E1C">
            <w:r w:rsidRPr="00863E1C">
              <w:t>商家编号由京东商城提供。</w:t>
            </w:r>
          </w:p>
        </w:tc>
      </w:tr>
      <w:tr w:rsidR="00863E1C" w:rsidRPr="00863E1C" w14:paraId="66E875F9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37FE6D5A" w14:textId="77777777" w:rsidR="00863E1C" w:rsidRPr="00863E1C" w:rsidRDefault="00863E1C" w:rsidP="00863E1C">
            <w:r w:rsidRPr="00863E1C">
              <w:t>data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36B5DF33" w14:textId="77777777" w:rsidR="00863E1C" w:rsidRPr="00863E1C" w:rsidRDefault="00863E1C" w:rsidP="00863E1C">
            <w:r w:rsidRPr="00863E1C">
              <w:t>业务数据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7A4088A2" w14:textId="77777777" w:rsidR="00863E1C" w:rsidRPr="00863E1C" w:rsidRDefault="00863E1C" w:rsidP="00863E1C">
            <w:r w:rsidRPr="00863E1C">
              <w:t>String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18C69847" w14:textId="77777777" w:rsidR="00863E1C" w:rsidRPr="00863E1C" w:rsidRDefault="00863E1C" w:rsidP="00863E1C">
            <w:r w:rsidRPr="00863E1C">
              <w:t>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15CCA527" w14:textId="77777777" w:rsidR="00863E1C" w:rsidRPr="00863E1C" w:rsidRDefault="00863E1C" w:rsidP="00863E1C">
            <w:r w:rsidRPr="00863E1C">
              <w:t>对</w:t>
            </w:r>
            <w:proofErr w:type="spellStart"/>
            <w:r w:rsidRPr="00863E1C">
              <w:t>json</w:t>
            </w:r>
            <w:proofErr w:type="spellEnd"/>
            <w:r w:rsidRPr="00863E1C">
              <w:t>格式的业务数据进行base64编码后的值。</w:t>
            </w:r>
          </w:p>
        </w:tc>
      </w:tr>
      <w:tr w:rsidR="00863E1C" w:rsidRPr="00863E1C" w14:paraId="308633C9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7F02C31F" w14:textId="77777777" w:rsidR="00863E1C" w:rsidRPr="00863E1C" w:rsidRDefault="00863E1C" w:rsidP="00863E1C">
            <w:r w:rsidRPr="00863E1C">
              <w:t>timestamp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28046B28" w14:textId="77777777" w:rsidR="00863E1C" w:rsidRPr="00863E1C" w:rsidRDefault="00863E1C" w:rsidP="00863E1C">
            <w:r w:rsidRPr="00863E1C">
              <w:t>当前时间戳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4C8FB0C7" w14:textId="77777777" w:rsidR="00863E1C" w:rsidRPr="00863E1C" w:rsidRDefault="00863E1C" w:rsidP="00863E1C">
            <w:r w:rsidRPr="00863E1C">
              <w:t>String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3F7D9491" w14:textId="77777777" w:rsidR="00863E1C" w:rsidRPr="00863E1C" w:rsidRDefault="00863E1C" w:rsidP="00863E1C">
            <w:r w:rsidRPr="00863E1C">
              <w:t>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4FB94316" w14:textId="77777777" w:rsidR="00863E1C" w:rsidRPr="00863E1C" w:rsidRDefault="00863E1C" w:rsidP="00863E1C">
            <w:r w:rsidRPr="00863E1C">
              <w:t>格式为</w:t>
            </w:r>
          </w:p>
          <w:p w14:paraId="114F769E" w14:textId="77777777" w:rsidR="00863E1C" w:rsidRPr="00863E1C" w:rsidRDefault="00863E1C" w:rsidP="00863E1C">
            <w:proofErr w:type="spellStart"/>
            <w:r w:rsidRPr="00863E1C">
              <w:t>yyyMMddHHmmss</w:t>
            </w:r>
            <w:proofErr w:type="spellEnd"/>
            <w:r w:rsidRPr="00863E1C">
              <w:t xml:space="preserve"> 4位年+2位月+2位日+2位时+2位分+2位秒</w:t>
            </w:r>
          </w:p>
        </w:tc>
      </w:tr>
      <w:tr w:rsidR="00863E1C" w:rsidRPr="00863E1C" w14:paraId="7E661542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277D7C30" w14:textId="77777777" w:rsidR="00863E1C" w:rsidRPr="00863E1C" w:rsidRDefault="00863E1C" w:rsidP="00863E1C">
            <w:r w:rsidRPr="00863E1C">
              <w:t>sign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141212EF" w14:textId="77777777" w:rsidR="00863E1C" w:rsidRPr="00863E1C" w:rsidRDefault="00863E1C" w:rsidP="00863E1C">
            <w:r w:rsidRPr="00863E1C">
              <w:t>MD5签名摘要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146D17F8" w14:textId="77777777" w:rsidR="00863E1C" w:rsidRPr="00863E1C" w:rsidRDefault="00863E1C" w:rsidP="00863E1C">
            <w:r w:rsidRPr="00863E1C">
              <w:t>String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383D40F6" w14:textId="77777777" w:rsidR="00863E1C" w:rsidRPr="00863E1C" w:rsidRDefault="00863E1C" w:rsidP="00863E1C">
            <w:r w:rsidRPr="00863E1C">
              <w:t>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20F1FC3B" w14:textId="77777777" w:rsidR="00863E1C" w:rsidRPr="00863E1C" w:rsidRDefault="00863E1C" w:rsidP="00863E1C">
            <w:hyperlink r:id="rId8" w:anchor="_1.3_接口说明" w:history="1">
              <w:r w:rsidRPr="00863E1C">
                <w:rPr>
                  <w:rStyle w:val="ae"/>
                </w:rPr>
                <w:t>详见接口说明第5条</w:t>
              </w:r>
            </w:hyperlink>
          </w:p>
        </w:tc>
      </w:tr>
      <w:tr w:rsidR="00863E1C" w:rsidRPr="00863E1C" w14:paraId="75AD1199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2D4A7D2A" w14:textId="77777777" w:rsidR="00863E1C" w:rsidRPr="00863E1C" w:rsidRDefault="00863E1C" w:rsidP="00863E1C">
            <w:r w:rsidRPr="00863E1C">
              <w:t>version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1DB07539" w14:textId="77777777" w:rsidR="00863E1C" w:rsidRPr="00863E1C" w:rsidRDefault="00863E1C" w:rsidP="00863E1C">
            <w:r w:rsidRPr="00863E1C">
              <w:t>接口版本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158DD1B1" w14:textId="77777777" w:rsidR="00863E1C" w:rsidRPr="00863E1C" w:rsidRDefault="00863E1C" w:rsidP="00863E1C">
            <w:r w:rsidRPr="00863E1C">
              <w:t>String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7CB23FCD" w14:textId="77777777" w:rsidR="00863E1C" w:rsidRPr="00863E1C" w:rsidRDefault="00863E1C" w:rsidP="00863E1C"/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5D4686C5" w14:textId="77777777" w:rsidR="00863E1C" w:rsidRPr="00863E1C" w:rsidRDefault="00863E1C" w:rsidP="00863E1C">
            <w:r w:rsidRPr="00863E1C">
              <w:t>该参数暂时不使用</w:t>
            </w:r>
          </w:p>
        </w:tc>
      </w:tr>
    </w:tbl>
    <w:p w14:paraId="0B891937" w14:textId="77777777" w:rsidR="00863E1C" w:rsidRPr="00863E1C" w:rsidRDefault="00863E1C" w:rsidP="00863E1C">
      <w:pPr>
        <w:rPr>
          <w:b/>
          <w:bCs/>
        </w:rPr>
      </w:pPr>
      <w:r w:rsidRPr="00863E1C">
        <w:rPr>
          <w:b/>
          <w:bCs/>
        </w:rPr>
        <w:t>2.2.1.2业务数据 JSON的格式说明</w:t>
      </w:r>
    </w:p>
    <w:p w14:paraId="2599058F" w14:textId="77777777" w:rsidR="00863E1C" w:rsidRPr="00863E1C" w:rsidRDefault="00863E1C" w:rsidP="00863E1C">
      <w:r w:rsidRPr="00863E1C">
        <w:t>业务数据例子 (消息体中参数data为对该业务数据</w:t>
      </w:r>
      <w:proofErr w:type="spellStart"/>
      <w:r w:rsidRPr="00863E1C">
        <w:t>json</w:t>
      </w:r>
      <w:proofErr w:type="spellEnd"/>
      <w:r w:rsidRPr="00863E1C">
        <w:t xml:space="preserve">串base64之后的值)，如下： </w:t>
      </w:r>
    </w:p>
    <w:p w14:paraId="7A7709B9" w14:textId="77777777" w:rsidR="00863E1C" w:rsidRPr="00863E1C" w:rsidRDefault="00863E1C" w:rsidP="00863E1C">
      <w:r w:rsidRPr="00863E1C">
        <w:t>data=base64（</w:t>
      </w:r>
    </w:p>
    <w:p w14:paraId="43BD090D" w14:textId="77777777" w:rsidR="00863E1C" w:rsidRPr="00863E1C" w:rsidRDefault="00863E1C" w:rsidP="00863E1C">
      <w:r w:rsidRPr="00863E1C">
        <w:t>{</w:t>
      </w:r>
    </w:p>
    <w:p w14:paraId="46110187" w14:textId="77777777" w:rsidR="00863E1C" w:rsidRPr="00863E1C" w:rsidRDefault="00863E1C" w:rsidP="00863E1C">
      <w:r w:rsidRPr="00863E1C">
        <w:t xml:space="preserve">    "pin": "</w:t>
      </w:r>
      <w:proofErr w:type="spellStart"/>
      <w:r w:rsidRPr="00863E1C">
        <w:t>zhangsan</w:t>
      </w:r>
      <w:proofErr w:type="spellEnd"/>
      <w:r w:rsidRPr="00863E1C">
        <w:t>",</w:t>
      </w:r>
    </w:p>
    <w:p w14:paraId="15746EAA" w14:textId="77777777" w:rsidR="00863E1C" w:rsidRPr="00863E1C" w:rsidRDefault="00863E1C" w:rsidP="00863E1C">
      <w:r w:rsidRPr="00863E1C">
        <w:lastRenderedPageBreak/>
        <w:t xml:space="preserve">    "</w:t>
      </w:r>
      <w:proofErr w:type="spellStart"/>
      <w:r w:rsidRPr="00863E1C">
        <w:t>buyNum</w:t>
      </w:r>
      <w:proofErr w:type="spellEnd"/>
      <w:r w:rsidRPr="00863E1C">
        <w:t>": "10",</w:t>
      </w:r>
    </w:p>
    <w:p w14:paraId="2EC62256" w14:textId="77777777" w:rsidR="00863E1C" w:rsidRPr="00863E1C" w:rsidRDefault="00863E1C" w:rsidP="00863E1C">
      <w:r w:rsidRPr="00863E1C">
        <w:t xml:space="preserve">    "</w:t>
      </w:r>
      <w:proofErr w:type="spellStart"/>
      <w:r w:rsidRPr="00863E1C">
        <w:t>totalPrice</w:t>
      </w:r>
      <w:proofErr w:type="spellEnd"/>
      <w:r w:rsidRPr="00863E1C">
        <w:t>": "150",</w:t>
      </w:r>
    </w:p>
    <w:p w14:paraId="02200806" w14:textId="77777777" w:rsidR="00863E1C" w:rsidRPr="00863E1C" w:rsidRDefault="00863E1C" w:rsidP="00863E1C">
      <w:r w:rsidRPr="00863E1C">
        <w:t xml:space="preserve">    "</w:t>
      </w:r>
      <w:proofErr w:type="spellStart"/>
      <w:r w:rsidRPr="00863E1C">
        <w:t>gameAccount</w:t>
      </w:r>
      <w:proofErr w:type="spellEnd"/>
      <w:r w:rsidRPr="00863E1C">
        <w:t>": "游戏账号",</w:t>
      </w:r>
    </w:p>
    <w:p w14:paraId="21E08C4C" w14:textId="77777777" w:rsidR="00863E1C" w:rsidRPr="00863E1C" w:rsidRDefault="00863E1C" w:rsidP="00863E1C">
      <w:r w:rsidRPr="00863E1C">
        <w:t xml:space="preserve">    "permit": "",</w:t>
      </w:r>
    </w:p>
    <w:p w14:paraId="3E730957" w14:textId="77777777" w:rsidR="00863E1C" w:rsidRPr="00863E1C" w:rsidRDefault="00863E1C" w:rsidP="00863E1C">
      <w:r w:rsidRPr="00863E1C">
        <w:t xml:space="preserve">    "</w:t>
      </w:r>
      <w:proofErr w:type="spellStart"/>
      <w:r w:rsidRPr="00863E1C">
        <w:t>skuId</w:t>
      </w:r>
      <w:proofErr w:type="spellEnd"/>
      <w:r w:rsidRPr="00863E1C">
        <w:t>": "1016892029",</w:t>
      </w:r>
    </w:p>
    <w:p w14:paraId="5E3A3541" w14:textId="77777777" w:rsidR="00863E1C" w:rsidRPr="00863E1C" w:rsidRDefault="00863E1C" w:rsidP="00863E1C">
      <w:r w:rsidRPr="00863E1C">
        <w:t xml:space="preserve">    "</w:t>
      </w:r>
      <w:proofErr w:type="spellStart"/>
      <w:r w:rsidRPr="00863E1C">
        <w:t>brandId</w:t>
      </w:r>
      <w:proofErr w:type="spellEnd"/>
      <w:r w:rsidRPr="00863E1C">
        <w:t>": "1010000055",</w:t>
      </w:r>
    </w:p>
    <w:p w14:paraId="7A19F8F8" w14:textId="77777777" w:rsidR="00863E1C" w:rsidRPr="00863E1C" w:rsidRDefault="00863E1C" w:rsidP="00863E1C">
      <w:r w:rsidRPr="00863E1C">
        <w:t xml:space="preserve">    "</w:t>
      </w:r>
      <w:proofErr w:type="spellStart"/>
      <w:r w:rsidRPr="00863E1C">
        <w:t>gameAccountType</w:t>
      </w:r>
      <w:proofErr w:type="spellEnd"/>
      <w:proofErr w:type="gramStart"/>
      <w:r w:rsidRPr="00863E1C">
        <w:t>": {</w:t>
      </w:r>
      <w:proofErr w:type="gramEnd"/>
    </w:p>
    <w:p w14:paraId="517133AF" w14:textId="77777777" w:rsidR="00863E1C" w:rsidRPr="00863E1C" w:rsidRDefault="00863E1C" w:rsidP="00863E1C">
      <w:r w:rsidRPr="00863E1C">
        <w:t xml:space="preserve">        "id": "51yx ",</w:t>
      </w:r>
    </w:p>
    <w:p w14:paraId="7ED8A87F" w14:textId="77777777" w:rsidR="00863E1C" w:rsidRPr="00863E1C" w:rsidRDefault="00863E1C" w:rsidP="00863E1C">
      <w:r w:rsidRPr="00863E1C">
        <w:t xml:space="preserve">        "name": "神雕账号"</w:t>
      </w:r>
    </w:p>
    <w:p w14:paraId="58C50DDD" w14:textId="77777777" w:rsidR="00863E1C" w:rsidRPr="00863E1C" w:rsidRDefault="00863E1C" w:rsidP="00863E1C">
      <w:r w:rsidRPr="00863E1C">
        <w:t xml:space="preserve">    },</w:t>
      </w:r>
    </w:p>
    <w:p w14:paraId="1AB1CFB3" w14:textId="77777777" w:rsidR="00863E1C" w:rsidRPr="00863E1C" w:rsidRDefault="00863E1C" w:rsidP="00863E1C">
      <w:r w:rsidRPr="00863E1C">
        <w:t xml:space="preserve">    "</w:t>
      </w:r>
      <w:proofErr w:type="spellStart"/>
      <w:r w:rsidRPr="00863E1C">
        <w:t>gameArea</w:t>
      </w:r>
      <w:proofErr w:type="spellEnd"/>
      <w:proofErr w:type="gramStart"/>
      <w:r w:rsidRPr="00863E1C">
        <w:t>": {</w:t>
      </w:r>
      <w:proofErr w:type="gramEnd"/>
    </w:p>
    <w:p w14:paraId="3279B588" w14:textId="77777777" w:rsidR="00863E1C" w:rsidRPr="00863E1C" w:rsidRDefault="00863E1C" w:rsidP="00863E1C">
      <w:r w:rsidRPr="00863E1C">
        <w:t xml:space="preserve">        "id": "1",</w:t>
      </w:r>
    </w:p>
    <w:p w14:paraId="02360265" w14:textId="77777777" w:rsidR="00863E1C" w:rsidRPr="00863E1C" w:rsidRDefault="00863E1C" w:rsidP="00863E1C">
      <w:r w:rsidRPr="00863E1C">
        <w:t xml:space="preserve">        "name": "电信一区（PVP）"</w:t>
      </w:r>
    </w:p>
    <w:p w14:paraId="6D0683F4" w14:textId="77777777" w:rsidR="00863E1C" w:rsidRPr="00863E1C" w:rsidRDefault="00863E1C" w:rsidP="00863E1C">
      <w:r w:rsidRPr="00863E1C">
        <w:t xml:space="preserve">    },</w:t>
      </w:r>
    </w:p>
    <w:p w14:paraId="2E010860" w14:textId="77777777" w:rsidR="00863E1C" w:rsidRPr="00863E1C" w:rsidRDefault="00863E1C" w:rsidP="00863E1C">
      <w:r w:rsidRPr="00863E1C">
        <w:t xml:space="preserve">    "</w:t>
      </w:r>
      <w:proofErr w:type="spellStart"/>
      <w:r w:rsidRPr="00863E1C">
        <w:t>gameServer</w:t>
      </w:r>
      <w:proofErr w:type="spellEnd"/>
      <w:proofErr w:type="gramStart"/>
      <w:r w:rsidRPr="00863E1C">
        <w:t>": {</w:t>
      </w:r>
      <w:proofErr w:type="gramEnd"/>
    </w:p>
    <w:p w14:paraId="78AB2875" w14:textId="77777777" w:rsidR="00863E1C" w:rsidRPr="00863E1C" w:rsidRDefault="00863E1C" w:rsidP="00863E1C">
      <w:r w:rsidRPr="00863E1C">
        <w:t xml:space="preserve">        "id": "11",</w:t>
      </w:r>
    </w:p>
    <w:p w14:paraId="593C0BAF" w14:textId="77777777" w:rsidR="00863E1C" w:rsidRPr="00863E1C" w:rsidRDefault="00863E1C" w:rsidP="00863E1C">
      <w:r w:rsidRPr="00863E1C">
        <w:t xml:space="preserve">        "name": "傲视"</w:t>
      </w:r>
    </w:p>
    <w:p w14:paraId="6F992A17" w14:textId="77777777" w:rsidR="00863E1C" w:rsidRPr="00863E1C" w:rsidRDefault="00863E1C" w:rsidP="00863E1C">
      <w:r w:rsidRPr="00863E1C">
        <w:t xml:space="preserve">    },</w:t>
      </w:r>
    </w:p>
    <w:p w14:paraId="61F09550" w14:textId="77777777" w:rsidR="00863E1C" w:rsidRPr="00863E1C" w:rsidRDefault="00863E1C" w:rsidP="00863E1C">
      <w:r w:rsidRPr="00863E1C">
        <w:t xml:space="preserve">    "</w:t>
      </w:r>
      <w:proofErr w:type="spellStart"/>
      <w:r w:rsidRPr="00863E1C">
        <w:t>chargeType</w:t>
      </w:r>
      <w:proofErr w:type="spellEnd"/>
      <w:proofErr w:type="gramStart"/>
      <w:r w:rsidRPr="00863E1C">
        <w:t>": {</w:t>
      </w:r>
      <w:proofErr w:type="gramEnd"/>
    </w:p>
    <w:p w14:paraId="659CF9B3" w14:textId="77777777" w:rsidR="00863E1C" w:rsidRPr="00863E1C" w:rsidRDefault="00863E1C" w:rsidP="00863E1C">
      <w:r w:rsidRPr="00863E1C">
        <w:t xml:space="preserve">        "id": "</w:t>
      </w:r>
      <w:proofErr w:type="spellStart"/>
      <w:r w:rsidRPr="00863E1C">
        <w:t>yuanbao</w:t>
      </w:r>
      <w:proofErr w:type="spellEnd"/>
      <w:r w:rsidRPr="00863E1C">
        <w:t>",</w:t>
      </w:r>
    </w:p>
    <w:p w14:paraId="5224277C" w14:textId="77777777" w:rsidR="00863E1C" w:rsidRPr="00863E1C" w:rsidRDefault="00863E1C" w:rsidP="00863E1C">
      <w:r w:rsidRPr="00863E1C">
        <w:t xml:space="preserve">        "name": "元宝"</w:t>
      </w:r>
    </w:p>
    <w:p w14:paraId="500BA99F" w14:textId="77777777" w:rsidR="00863E1C" w:rsidRPr="00863E1C" w:rsidRDefault="00863E1C" w:rsidP="00863E1C">
      <w:r w:rsidRPr="00863E1C">
        <w:t xml:space="preserve">    },</w:t>
      </w:r>
    </w:p>
    <w:p w14:paraId="6A770FFA" w14:textId="77777777" w:rsidR="00863E1C" w:rsidRPr="00863E1C" w:rsidRDefault="00863E1C" w:rsidP="00863E1C">
      <w:r w:rsidRPr="00863E1C">
        <w:t xml:space="preserve">    "features": [</w:t>
      </w:r>
    </w:p>
    <w:p w14:paraId="74ACD424" w14:textId="77777777" w:rsidR="00863E1C" w:rsidRPr="00863E1C" w:rsidRDefault="00863E1C" w:rsidP="00863E1C">
      <w:r w:rsidRPr="00863E1C">
        <w:t xml:space="preserve">        {</w:t>
      </w:r>
    </w:p>
    <w:p w14:paraId="25535F9E" w14:textId="77777777" w:rsidR="00863E1C" w:rsidRPr="00863E1C" w:rsidRDefault="00863E1C" w:rsidP="00863E1C">
      <w:r w:rsidRPr="00863E1C">
        <w:t xml:space="preserve">            "expand1</w:t>
      </w:r>
      <w:proofErr w:type="gramStart"/>
      <w:r w:rsidRPr="00863E1C">
        <w:t>": {</w:t>
      </w:r>
      <w:proofErr w:type="gramEnd"/>
    </w:p>
    <w:p w14:paraId="0A87F1AA" w14:textId="77777777" w:rsidR="00863E1C" w:rsidRPr="00863E1C" w:rsidRDefault="00863E1C" w:rsidP="00863E1C">
      <w:r w:rsidRPr="00863E1C">
        <w:t xml:space="preserve">                "id": "1",</w:t>
      </w:r>
    </w:p>
    <w:p w14:paraId="1C4EC241" w14:textId="77777777" w:rsidR="00863E1C" w:rsidRPr="00863E1C" w:rsidRDefault="00863E1C" w:rsidP="00863E1C">
      <w:r w:rsidRPr="00863E1C">
        <w:t xml:space="preserve">                "name": "名称1"</w:t>
      </w:r>
    </w:p>
    <w:p w14:paraId="147EF3A2" w14:textId="77777777" w:rsidR="00863E1C" w:rsidRPr="00863E1C" w:rsidRDefault="00863E1C" w:rsidP="00863E1C">
      <w:r w:rsidRPr="00863E1C">
        <w:lastRenderedPageBreak/>
        <w:t xml:space="preserve">            }</w:t>
      </w:r>
    </w:p>
    <w:p w14:paraId="65555448" w14:textId="77777777" w:rsidR="00863E1C" w:rsidRPr="00863E1C" w:rsidRDefault="00863E1C" w:rsidP="00863E1C">
      <w:r w:rsidRPr="00863E1C">
        <w:t xml:space="preserve">        }</w:t>
      </w:r>
    </w:p>
    <w:p w14:paraId="158F4479" w14:textId="77777777" w:rsidR="00863E1C" w:rsidRPr="00863E1C" w:rsidRDefault="00863E1C" w:rsidP="00863E1C">
      <w:r w:rsidRPr="00863E1C">
        <w:t xml:space="preserve">    ],</w:t>
      </w:r>
    </w:p>
    <w:p w14:paraId="3442822A" w14:textId="77777777" w:rsidR="00863E1C" w:rsidRPr="00863E1C" w:rsidRDefault="00863E1C" w:rsidP="00863E1C">
      <w:r w:rsidRPr="00863E1C">
        <w:t xml:space="preserve">    "</w:t>
      </w:r>
      <w:proofErr w:type="spellStart"/>
      <w:r w:rsidRPr="00863E1C">
        <w:t>userIp</w:t>
      </w:r>
      <w:proofErr w:type="spellEnd"/>
      <w:r w:rsidRPr="00863E1C">
        <w:t>": "127.0.0.1"</w:t>
      </w:r>
    </w:p>
    <w:p w14:paraId="7688658A" w14:textId="77777777" w:rsidR="00863E1C" w:rsidRPr="00863E1C" w:rsidRDefault="00863E1C" w:rsidP="00863E1C">
      <w:r w:rsidRPr="00863E1C">
        <w:t>}</w:t>
      </w:r>
    </w:p>
    <w:p w14:paraId="69AC48A1" w14:textId="77777777" w:rsidR="00863E1C" w:rsidRPr="00863E1C" w:rsidRDefault="00863E1C" w:rsidP="00863E1C">
      <w:r w:rsidRPr="00863E1C">
        <w:t>)</w:t>
      </w:r>
    </w:p>
    <w:p w14:paraId="116B3F1A" w14:textId="77777777" w:rsidR="00863E1C" w:rsidRPr="00863E1C" w:rsidRDefault="00863E1C" w:rsidP="00863E1C">
      <w:r w:rsidRPr="00863E1C">
        <w:t>业务参数各字段说明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2"/>
        <w:gridCol w:w="2270"/>
        <w:gridCol w:w="869"/>
        <w:gridCol w:w="493"/>
        <w:gridCol w:w="2686"/>
      </w:tblGrid>
      <w:tr w:rsidR="00863E1C" w:rsidRPr="00863E1C" w14:paraId="4FF1DDC2" w14:textId="77777777">
        <w:tc>
          <w:tcPr>
            <w:tcW w:w="26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5A609086" w14:textId="77777777" w:rsidR="00863E1C" w:rsidRPr="00863E1C" w:rsidRDefault="00863E1C" w:rsidP="00863E1C">
            <w:r w:rsidRPr="00863E1C">
              <w:t>参数</w:t>
            </w:r>
          </w:p>
        </w:tc>
        <w:tc>
          <w:tcPr>
            <w:tcW w:w="3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45955AD7" w14:textId="77777777" w:rsidR="00863E1C" w:rsidRPr="00863E1C" w:rsidRDefault="00863E1C" w:rsidP="00863E1C">
            <w:r w:rsidRPr="00863E1C">
              <w:t>含义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0DCAD51B" w14:textId="77777777" w:rsidR="00863E1C" w:rsidRPr="00863E1C" w:rsidRDefault="00863E1C" w:rsidP="00863E1C">
            <w:r w:rsidRPr="00863E1C">
              <w:t>类型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395E2EF9" w14:textId="77777777" w:rsidR="00863E1C" w:rsidRPr="00863E1C" w:rsidRDefault="00863E1C" w:rsidP="00863E1C">
            <w:r w:rsidRPr="00863E1C">
              <w:t>是否必填</w:t>
            </w:r>
          </w:p>
        </w:tc>
        <w:tc>
          <w:tcPr>
            <w:tcW w:w="41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6D3CC8D7" w14:textId="77777777" w:rsidR="00863E1C" w:rsidRPr="00863E1C" w:rsidRDefault="00863E1C" w:rsidP="00863E1C">
            <w:r w:rsidRPr="00863E1C">
              <w:t>备注</w:t>
            </w:r>
          </w:p>
        </w:tc>
      </w:tr>
      <w:tr w:rsidR="00863E1C" w:rsidRPr="00863E1C" w14:paraId="5BAB2773" w14:textId="77777777">
        <w:tc>
          <w:tcPr>
            <w:tcW w:w="26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0CD54CD9" w14:textId="77777777" w:rsidR="00863E1C" w:rsidRPr="00863E1C" w:rsidRDefault="00863E1C" w:rsidP="00863E1C">
            <w:r w:rsidRPr="00863E1C">
              <w:t>pin</w:t>
            </w:r>
          </w:p>
        </w:tc>
        <w:tc>
          <w:tcPr>
            <w:tcW w:w="3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6DF1CD7D" w14:textId="77777777" w:rsidR="00863E1C" w:rsidRPr="00863E1C" w:rsidRDefault="00863E1C" w:rsidP="00863E1C">
            <w:r w:rsidRPr="00863E1C">
              <w:t>用户pin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70651823" w14:textId="77777777" w:rsidR="00863E1C" w:rsidRPr="00863E1C" w:rsidRDefault="00863E1C" w:rsidP="00863E1C">
            <w:r w:rsidRPr="00863E1C">
              <w:t>String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715BEDEC" w14:textId="77777777" w:rsidR="00863E1C" w:rsidRPr="00863E1C" w:rsidRDefault="00863E1C" w:rsidP="00863E1C">
            <w:r w:rsidRPr="00863E1C">
              <w:t>必填</w:t>
            </w:r>
          </w:p>
        </w:tc>
        <w:tc>
          <w:tcPr>
            <w:tcW w:w="41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6EC376A2" w14:textId="77777777" w:rsidR="00863E1C" w:rsidRPr="00863E1C" w:rsidRDefault="00863E1C" w:rsidP="00863E1C">
            <w:r w:rsidRPr="00863E1C">
              <w:t>下单用户pin</w:t>
            </w:r>
          </w:p>
        </w:tc>
      </w:tr>
      <w:tr w:rsidR="00863E1C" w:rsidRPr="00863E1C" w14:paraId="40E94E76" w14:textId="77777777">
        <w:tc>
          <w:tcPr>
            <w:tcW w:w="26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501557B2" w14:textId="77777777" w:rsidR="00863E1C" w:rsidRPr="00863E1C" w:rsidRDefault="00863E1C" w:rsidP="00863E1C">
            <w:proofErr w:type="spellStart"/>
            <w:r w:rsidRPr="00863E1C">
              <w:t>buyNum</w:t>
            </w:r>
            <w:proofErr w:type="spellEnd"/>
          </w:p>
        </w:tc>
        <w:tc>
          <w:tcPr>
            <w:tcW w:w="3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5DD2173D" w14:textId="77777777" w:rsidR="00863E1C" w:rsidRPr="00863E1C" w:rsidRDefault="00863E1C" w:rsidP="00863E1C">
            <w:r w:rsidRPr="00863E1C">
              <w:t>购买数量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5FD25540" w14:textId="77777777" w:rsidR="00863E1C" w:rsidRPr="00863E1C" w:rsidRDefault="00863E1C" w:rsidP="00863E1C">
            <w:r w:rsidRPr="00863E1C">
              <w:t>Int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231D6D24" w14:textId="77777777" w:rsidR="00863E1C" w:rsidRPr="00863E1C" w:rsidRDefault="00863E1C" w:rsidP="00863E1C">
            <w:r w:rsidRPr="00863E1C">
              <w:t>必填</w:t>
            </w:r>
          </w:p>
        </w:tc>
        <w:tc>
          <w:tcPr>
            <w:tcW w:w="41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3AF0BF57" w14:textId="77777777" w:rsidR="00863E1C" w:rsidRPr="00863E1C" w:rsidRDefault="00863E1C" w:rsidP="00863E1C">
            <w:r w:rsidRPr="00863E1C">
              <w:t>如：10</w:t>
            </w:r>
          </w:p>
        </w:tc>
      </w:tr>
      <w:tr w:rsidR="00863E1C" w:rsidRPr="00863E1C" w14:paraId="6EBDD9FA" w14:textId="77777777">
        <w:tc>
          <w:tcPr>
            <w:tcW w:w="26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5173E73F" w14:textId="77777777" w:rsidR="00863E1C" w:rsidRPr="00863E1C" w:rsidRDefault="00863E1C" w:rsidP="00863E1C">
            <w:proofErr w:type="spellStart"/>
            <w:r w:rsidRPr="00863E1C">
              <w:t>skuId</w:t>
            </w:r>
            <w:proofErr w:type="spellEnd"/>
          </w:p>
        </w:tc>
        <w:tc>
          <w:tcPr>
            <w:tcW w:w="3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667B48AE" w14:textId="77777777" w:rsidR="00863E1C" w:rsidRPr="00863E1C" w:rsidRDefault="00863E1C" w:rsidP="00863E1C">
            <w:proofErr w:type="spellStart"/>
            <w:r w:rsidRPr="00863E1C">
              <w:t>skuId</w:t>
            </w:r>
            <w:proofErr w:type="spellEnd"/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22A03186" w14:textId="77777777" w:rsidR="00863E1C" w:rsidRPr="00863E1C" w:rsidRDefault="00863E1C" w:rsidP="00863E1C">
            <w:r w:rsidRPr="00863E1C">
              <w:t>Long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7698B43F" w14:textId="77777777" w:rsidR="00863E1C" w:rsidRPr="00863E1C" w:rsidRDefault="00863E1C" w:rsidP="00863E1C">
            <w:r w:rsidRPr="00863E1C">
              <w:t>必填</w:t>
            </w:r>
          </w:p>
        </w:tc>
        <w:tc>
          <w:tcPr>
            <w:tcW w:w="41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5B47DB88" w14:textId="77777777" w:rsidR="00863E1C" w:rsidRPr="00863E1C" w:rsidRDefault="00863E1C" w:rsidP="00863E1C">
            <w:r w:rsidRPr="00863E1C">
              <w:t>对应京东的商品</w:t>
            </w:r>
            <w:proofErr w:type="spellStart"/>
            <w:r w:rsidRPr="00863E1C">
              <w:t>skuId</w:t>
            </w:r>
            <w:proofErr w:type="spellEnd"/>
          </w:p>
        </w:tc>
      </w:tr>
      <w:tr w:rsidR="00863E1C" w:rsidRPr="00863E1C" w14:paraId="4AFC6C9D" w14:textId="77777777">
        <w:tc>
          <w:tcPr>
            <w:tcW w:w="26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04604967" w14:textId="77777777" w:rsidR="00863E1C" w:rsidRPr="00863E1C" w:rsidRDefault="00863E1C" w:rsidP="00863E1C">
            <w:proofErr w:type="spellStart"/>
            <w:r w:rsidRPr="00863E1C">
              <w:t>brandId</w:t>
            </w:r>
            <w:proofErr w:type="spellEnd"/>
          </w:p>
        </w:tc>
        <w:tc>
          <w:tcPr>
            <w:tcW w:w="3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7CECB860" w14:textId="77777777" w:rsidR="00863E1C" w:rsidRPr="00863E1C" w:rsidRDefault="00863E1C" w:rsidP="00863E1C">
            <w:r w:rsidRPr="00863E1C">
              <w:t>品牌ID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206A316A" w14:textId="77777777" w:rsidR="00863E1C" w:rsidRPr="00863E1C" w:rsidRDefault="00863E1C" w:rsidP="00863E1C">
            <w:r w:rsidRPr="00863E1C">
              <w:t>Long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24F670C6" w14:textId="77777777" w:rsidR="00863E1C" w:rsidRPr="00863E1C" w:rsidRDefault="00863E1C" w:rsidP="00863E1C">
            <w:r w:rsidRPr="00863E1C">
              <w:t>必填</w:t>
            </w:r>
          </w:p>
        </w:tc>
        <w:tc>
          <w:tcPr>
            <w:tcW w:w="41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1D51176D" w14:textId="77777777" w:rsidR="00863E1C" w:rsidRPr="00863E1C" w:rsidRDefault="00863E1C" w:rsidP="00863E1C">
            <w:r w:rsidRPr="00863E1C">
              <w:t>对应京东游戏品牌ID</w:t>
            </w:r>
          </w:p>
        </w:tc>
      </w:tr>
      <w:tr w:rsidR="00863E1C" w:rsidRPr="00863E1C" w14:paraId="00E4CFB7" w14:textId="77777777">
        <w:tc>
          <w:tcPr>
            <w:tcW w:w="26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50DFAFD5" w14:textId="77777777" w:rsidR="00863E1C" w:rsidRPr="00863E1C" w:rsidRDefault="00863E1C" w:rsidP="00863E1C">
            <w:proofErr w:type="spellStart"/>
            <w:r w:rsidRPr="00863E1C">
              <w:t>userIp</w:t>
            </w:r>
            <w:proofErr w:type="spellEnd"/>
          </w:p>
        </w:tc>
        <w:tc>
          <w:tcPr>
            <w:tcW w:w="3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30694E54" w14:textId="77777777" w:rsidR="00863E1C" w:rsidRPr="00863E1C" w:rsidRDefault="00863E1C" w:rsidP="00863E1C">
            <w:r w:rsidRPr="00863E1C">
              <w:t>用户</w:t>
            </w:r>
            <w:proofErr w:type="spellStart"/>
            <w:r w:rsidRPr="00863E1C">
              <w:t>ip</w:t>
            </w:r>
            <w:proofErr w:type="spellEnd"/>
            <w:r w:rsidRPr="00863E1C">
              <w:t>地址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52EEBF16" w14:textId="77777777" w:rsidR="00863E1C" w:rsidRPr="00863E1C" w:rsidRDefault="00863E1C" w:rsidP="00863E1C">
            <w:r w:rsidRPr="00863E1C">
              <w:t>String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2C258F47" w14:textId="77777777" w:rsidR="00863E1C" w:rsidRPr="00863E1C" w:rsidRDefault="00863E1C" w:rsidP="00863E1C">
            <w:r w:rsidRPr="00863E1C">
              <w:t>必填</w:t>
            </w:r>
          </w:p>
        </w:tc>
        <w:tc>
          <w:tcPr>
            <w:tcW w:w="41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37F659EE" w14:textId="77777777" w:rsidR="00863E1C" w:rsidRPr="00863E1C" w:rsidRDefault="00863E1C" w:rsidP="00863E1C">
            <w:r w:rsidRPr="00863E1C">
              <w:t>如：10.124.134.25</w:t>
            </w:r>
          </w:p>
        </w:tc>
      </w:tr>
      <w:tr w:rsidR="00863E1C" w:rsidRPr="00863E1C" w14:paraId="503E15E8" w14:textId="77777777">
        <w:tc>
          <w:tcPr>
            <w:tcW w:w="26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65014132" w14:textId="77777777" w:rsidR="00863E1C" w:rsidRPr="00863E1C" w:rsidRDefault="00863E1C" w:rsidP="00863E1C">
            <w:proofErr w:type="spellStart"/>
            <w:r w:rsidRPr="00863E1C">
              <w:t>totalPrice</w:t>
            </w:r>
            <w:proofErr w:type="spellEnd"/>
          </w:p>
        </w:tc>
        <w:tc>
          <w:tcPr>
            <w:tcW w:w="3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7C2F1153" w14:textId="77777777" w:rsidR="00863E1C" w:rsidRPr="00863E1C" w:rsidRDefault="00863E1C" w:rsidP="00863E1C">
            <w:r w:rsidRPr="00863E1C">
              <w:t>订单总价，商家应收款。</w:t>
            </w:r>
            <w:proofErr w:type="spellStart"/>
            <w:r w:rsidRPr="00863E1C">
              <w:t>cost_price</w:t>
            </w:r>
            <w:proofErr w:type="spellEnd"/>
            <w:r w:rsidRPr="00863E1C">
              <w:t>*</w:t>
            </w:r>
            <w:proofErr w:type="spellStart"/>
            <w:r w:rsidRPr="00863E1C">
              <w:t>buyNum</w:t>
            </w:r>
            <w:proofErr w:type="spellEnd"/>
            <w:r w:rsidRPr="00863E1C">
              <w:t xml:space="preserve"> 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34B8939D" w14:textId="77777777" w:rsidR="00863E1C" w:rsidRPr="00863E1C" w:rsidRDefault="00863E1C" w:rsidP="00863E1C">
            <w:r w:rsidRPr="00863E1C">
              <w:t>Double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2803CE9F" w14:textId="77777777" w:rsidR="00863E1C" w:rsidRPr="00863E1C" w:rsidRDefault="00863E1C" w:rsidP="00863E1C">
            <w:r w:rsidRPr="00863E1C">
              <w:t>必填</w:t>
            </w:r>
          </w:p>
        </w:tc>
        <w:tc>
          <w:tcPr>
            <w:tcW w:w="41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351A6269" w14:textId="77777777" w:rsidR="00863E1C" w:rsidRPr="00863E1C" w:rsidRDefault="00863E1C" w:rsidP="00863E1C">
            <w:r w:rsidRPr="00863E1C">
              <w:t>如：140.25</w:t>
            </w:r>
          </w:p>
        </w:tc>
      </w:tr>
      <w:tr w:rsidR="00863E1C" w:rsidRPr="00863E1C" w14:paraId="79E5924E" w14:textId="77777777">
        <w:tc>
          <w:tcPr>
            <w:tcW w:w="26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78DB5539" w14:textId="77777777" w:rsidR="00863E1C" w:rsidRPr="00863E1C" w:rsidRDefault="00863E1C" w:rsidP="00863E1C">
            <w:proofErr w:type="spellStart"/>
            <w:r w:rsidRPr="00863E1C">
              <w:t>gameAccount</w:t>
            </w:r>
            <w:proofErr w:type="spellEnd"/>
          </w:p>
        </w:tc>
        <w:tc>
          <w:tcPr>
            <w:tcW w:w="3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116153C9" w14:textId="77777777" w:rsidR="00863E1C" w:rsidRPr="00863E1C" w:rsidRDefault="00863E1C" w:rsidP="00863E1C">
            <w:r w:rsidRPr="00863E1C">
              <w:t>游戏</w:t>
            </w:r>
            <w:proofErr w:type="gramStart"/>
            <w:r w:rsidRPr="00863E1C">
              <w:t>帐号</w:t>
            </w:r>
            <w:proofErr w:type="gramEnd"/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5DD80508" w14:textId="77777777" w:rsidR="00863E1C" w:rsidRPr="00863E1C" w:rsidRDefault="00863E1C" w:rsidP="00863E1C">
            <w:r w:rsidRPr="00863E1C">
              <w:t>String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4345FAE4" w14:textId="77777777" w:rsidR="00863E1C" w:rsidRPr="00863E1C" w:rsidRDefault="00863E1C" w:rsidP="00863E1C"/>
        </w:tc>
        <w:tc>
          <w:tcPr>
            <w:tcW w:w="41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6EB6E7C0" w14:textId="77777777" w:rsidR="00863E1C" w:rsidRPr="00863E1C" w:rsidRDefault="00863E1C" w:rsidP="00863E1C">
            <w:r w:rsidRPr="00863E1C">
              <w:t>如：</w:t>
            </w:r>
            <w:proofErr w:type="spellStart"/>
            <w:r w:rsidRPr="00863E1C">
              <w:t>gitluochao</w:t>
            </w:r>
            <w:proofErr w:type="spellEnd"/>
          </w:p>
        </w:tc>
      </w:tr>
      <w:tr w:rsidR="00863E1C" w:rsidRPr="00863E1C" w14:paraId="085E3E4A" w14:textId="77777777">
        <w:tc>
          <w:tcPr>
            <w:tcW w:w="26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772AA75B" w14:textId="77777777" w:rsidR="00863E1C" w:rsidRPr="00863E1C" w:rsidRDefault="00863E1C" w:rsidP="00863E1C">
            <w:r w:rsidRPr="00863E1C">
              <w:t>permit</w:t>
            </w:r>
          </w:p>
        </w:tc>
        <w:tc>
          <w:tcPr>
            <w:tcW w:w="3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3A6332FD" w14:textId="77777777" w:rsidR="00863E1C" w:rsidRPr="00863E1C" w:rsidRDefault="00863E1C" w:rsidP="00863E1C">
            <w:r w:rsidRPr="00863E1C">
              <w:t>通行证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0AA7E12A" w14:textId="77777777" w:rsidR="00863E1C" w:rsidRPr="00863E1C" w:rsidRDefault="00863E1C" w:rsidP="00863E1C">
            <w:r w:rsidRPr="00863E1C">
              <w:t>String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6575C626" w14:textId="77777777" w:rsidR="00863E1C" w:rsidRPr="00863E1C" w:rsidRDefault="00863E1C" w:rsidP="00863E1C"/>
        </w:tc>
        <w:tc>
          <w:tcPr>
            <w:tcW w:w="41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723F7AFD" w14:textId="77777777" w:rsidR="00863E1C" w:rsidRPr="00863E1C" w:rsidRDefault="00863E1C" w:rsidP="00863E1C">
            <w:r w:rsidRPr="00863E1C">
              <w:t>如：魔</w:t>
            </w:r>
            <w:proofErr w:type="gramStart"/>
            <w:r w:rsidRPr="00863E1C">
              <w:t>兽世界的战网</w:t>
            </w:r>
            <w:proofErr w:type="gramEnd"/>
            <w:r w:rsidRPr="00863E1C">
              <w:t>通行证（双账号的情况）</w:t>
            </w:r>
          </w:p>
        </w:tc>
      </w:tr>
      <w:tr w:rsidR="00863E1C" w:rsidRPr="00863E1C" w14:paraId="56493B8E" w14:textId="77777777">
        <w:tc>
          <w:tcPr>
            <w:tcW w:w="26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22885275" w14:textId="77777777" w:rsidR="00863E1C" w:rsidRPr="00863E1C" w:rsidRDefault="00863E1C" w:rsidP="00863E1C">
            <w:proofErr w:type="spellStart"/>
            <w:r w:rsidRPr="00863E1C">
              <w:t>gameAccountType</w:t>
            </w:r>
            <w:proofErr w:type="spellEnd"/>
          </w:p>
        </w:tc>
        <w:tc>
          <w:tcPr>
            <w:tcW w:w="3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62D02779" w14:textId="77777777" w:rsidR="00863E1C" w:rsidRPr="00863E1C" w:rsidRDefault="00863E1C" w:rsidP="00863E1C">
            <w:r w:rsidRPr="00863E1C">
              <w:t>账号类型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6687260B" w14:textId="77777777" w:rsidR="00863E1C" w:rsidRPr="00863E1C" w:rsidRDefault="00863E1C" w:rsidP="00863E1C">
            <w:r w:rsidRPr="00863E1C">
              <w:t>Json格式字符串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69CB7312" w14:textId="77777777" w:rsidR="00863E1C" w:rsidRPr="00863E1C" w:rsidRDefault="00863E1C" w:rsidP="00863E1C"/>
        </w:tc>
        <w:tc>
          <w:tcPr>
            <w:tcW w:w="41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3D0A7C24" w14:textId="77777777" w:rsidR="00863E1C" w:rsidRPr="00863E1C" w:rsidRDefault="00863E1C" w:rsidP="00863E1C">
            <w:r w:rsidRPr="00863E1C">
              <w:t>{“id”:</w:t>
            </w:r>
            <w:proofErr w:type="gramStart"/>
            <w:r w:rsidRPr="00863E1C">
              <w:t>”</w:t>
            </w:r>
            <w:proofErr w:type="gramEnd"/>
            <w:r w:rsidRPr="00863E1C">
              <w:t>51yx</w:t>
            </w:r>
            <w:proofErr w:type="gramStart"/>
            <w:r w:rsidRPr="00863E1C">
              <w:t>”</w:t>
            </w:r>
            <w:proofErr w:type="gramEnd"/>
            <w:r w:rsidRPr="00863E1C">
              <w:t>,</w:t>
            </w:r>
            <w:proofErr w:type="gramStart"/>
            <w:r w:rsidRPr="00863E1C">
              <w:t>”</w:t>
            </w:r>
            <w:proofErr w:type="gramEnd"/>
            <w:r w:rsidRPr="00863E1C">
              <w:t>name</w:t>
            </w:r>
            <w:proofErr w:type="gramStart"/>
            <w:r w:rsidRPr="00863E1C">
              <w:t>”</w:t>
            </w:r>
            <w:proofErr w:type="gramEnd"/>
            <w:r w:rsidRPr="00863E1C">
              <w:t>:</w:t>
            </w:r>
            <w:proofErr w:type="gramStart"/>
            <w:r w:rsidRPr="00863E1C">
              <w:t>”</w:t>
            </w:r>
            <w:proofErr w:type="gramEnd"/>
            <w:r w:rsidRPr="00863E1C">
              <w:t>神雕账号</w:t>
            </w:r>
            <w:proofErr w:type="gramStart"/>
            <w:r w:rsidRPr="00863E1C">
              <w:t>”</w:t>
            </w:r>
            <w:proofErr w:type="gramEnd"/>
            <w:r w:rsidRPr="00863E1C">
              <w:t>}</w:t>
            </w:r>
          </w:p>
        </w:tc>
      </w:tr>
      <w:tr w:rsidR="00863E1C" w:rsidRPr="00863E1C" w14:paraId="46536988" w14:textId="77777777">
        <w:tc>
          <w:tcPr>
            <w:tcW w:w="26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527EA58E" w14:textId="77777777" w:rsidR="00863E1C" w:rsidRPr="00863E1C" w:rsidRDefault="00863E1C" w:rsidP="00863E1C">
            <w:proofErr w:type="spellStart"/>
            <w:r w:rsidRPr="00863E1C">
              <w:t>chargeType</w:t>
            </w:r>
            <w:proofErr w:type="spellEnd"/>
          </w:p>
        </w:tc>
        <w:tc>
          <w:tcPr>
            <w:tcW w:w="3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5FA212CC" w14:textId="77777777" w:rsidR="00863E1C" w:rsidRPr="00863E1C" w:rsidRDefault="00863E1C" w:rsidP="00863E1C">
            <w:r w:rsidRPr="00863E1C">
              <w:t>充</w:t>
            </w:r>
            <w:proofErr w:type="gramStart"/>
            <w:r w:rsidRPr="00863E1C">
              <w:t>值类型</w:t>
            </w:r>
            <w:proofErr w:type="gramEnd"/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67B8109F" w14:textId="77777777" w:rsidR="00863E1C" w:rsidRPr="00863E1C" w:rsidRDefault="00863E1C" w:rsidP="00863E1C">
            <w:r w:rsidRPr="00863E1C">
              <w:t>Json格式字符串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1B628EE9" w14:textId="77777777" w:rsidR="00863E1C" w:rsidRPr="00863E1C" w:rsidRDefault="00863E1C" w:rsidP="00863E1C"/>
        </w:tc>
        <w:tc>
          <w:tcPr>
            <w:tcW w:w="41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2F1150BF" w14:textId="77777777" w:rsidR="00863E1C" w:rsidRPr="00863E1C" w:rsidRDefault="00863E1C" w:rsidP="00863E1C">
            <w:r w:rsidRPr="00863E1C">
              <w:t>{“id”:</w:t>
            </w:r>
            <w:proofErr w:type="gramStart"/>
            <w:r w:rsidRPr="00863E1C">
              <w:t>”</w:t>
            </w:r>
            <w:proofErr w:type="spellStart"/>
            <w:proofErr w:type="gramEnd"/>
            <w:r w:rsidRPr="00863E1C">
              <w:t>Yuanbao</w:t>
            </w:r>
            <w:proofErr w:type="spellEnd"/>
            <w:proofErr w:type="gramStart"/>
            <w:r w:rsidRPr="00863E1C">
              <w:t>”</w:t>
            </w:r>
            <w:proofErr w:type="gramEnd"/>
            <w:r w:rsidRPr="00863E1C">
              <w:t>,</w:t>
            </w:r>
            <w:proofErr w:type="gramStart"/>
            <w:r w:rsidRPr="00863E1C">
              <w:t>”</w:t>
            </w:r>
            <w:proofErr w:type="gramEnd"/>
            <w:r w:rsidRPr="00863E1C">
              <w:t>name</w:t>
            </w:r>
            <w:proofErr w:type="gramStart"/>
            <w:r w:rsidRPr="00863E1C">
              <w:t>”</w:t>
            </w:r>
            <w:proofErr w:type="gramEnd"/>
            <w:r w:rsidRPr="00863E1C">
              <w:t>:</w:t>
            </w:r>
            <w:proofErr w:type="gramStart"/>
            <w:r w:rsidRPr="00863E1C">
              <w:t>”</w:t>
            </w:r>
            <w:proofErr w:type="gramEnd"/>
            <w:r w:rsidRPr="00863E1C">
              <w:t xml:space="preserve"> 元宝</w:t>
            </w:r>
            <w:proofErr w:type="gramStart"/>
            <w:r w:rsidRPr="00863E1C">
              <w:t>”</w:t>
            </w:r>
            <w:proofErr w:type="gramEnd"/>
            <w:r w:rsidRPr="00863E1C">
              <w:t>}</w:t>
            </w:r>
          </w:p>
        </w:tc>
      </w:tr>
      <w:tr w:rsidR="00863E1C" w:rsidRPr="00863E1C" w14:paraId="0D530D94" w14:textId="77777777">
        <w:tc>
          <w:tcPr>
            <w:tcW w:w="26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09045E73" w14:textId="77777777" w:rsidR="00863E1C" w:rsidRPr="00863E1C" w:rsidRDefault="00863E1C" w:rsidP="00863E1C">
            <w:proofErr w:type="spellStart"/>
            <w:r w:rsidRPr="00863E1C">
              <w:t>gameArea</w:t>
            </w:r>
            <w:proofErr w:type="spellEnd"/>
          </w:p>
        </w:tc>
        <w:tc>
          <w:tcPr>
            <w:tcW w:w="3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07A825AB" w14:textId="77777777" w:rsidR="00863E1C" w:rsidRPr="00863E1C" w:rsidRDefault="00863E1C" w:rsidP="00863E1C">
            <w:r w:rsidRPr="00863E1C">
              <w:t>游戏区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58B9B3F6" w14:textId="77777777" w:rsidR="00863E1C" w:rsidRPr="00863E1C" w:rsidRDefault="00863E1C" w:rsidP="00863E1C">
            <w:r w:rsidRPr="00863E1C">
              <w:t>JSON格式字符</w:t>
            </w:r>
            <w:r w:rsidRPr="00863E1C">
              <w:lastRenderedPageBreak/>
              <w:t>串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6739CFF6" w14:textId="77777777" w:rsidR="00863E1C" w:rsidRPr="00863E1C" w:rsidRDefault="00863E1C" w:rsidP="00863E1C"/>
        </w:tc>
        <w:tc>
          <w:tcPr>
            <w:tcW w:w="41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2FEC0A47" w14:textId="77777777" w:rsidR="00863E1C" w:rsidRPr="00863E1C" w:rsidRDefault="00863E1C" w:rsidP="00863E1C">
            <w:r w:rsidRPr="00863E1C">
              <w:t>{“id”:</w:t>
            </w:r>
            <w:proofErr w:type="gramStart"/>
            <w:r w:rsidRPr="00863E1C">
              <w:t>”</w:t>
            </w:r>
            <w:proofErr w:type="gramEnd"/>
            <w:r w:rsidRPr="00863E1C">
              <w:t>298</w:t>
            </w:r>
            <w:proofErr w:type="gramStart"/>
            <w:r w:rsidRPr="00863E1C">
              <w:t>”</w:t>
            </w:r>
            <w:proofErr w:type="gramEnd"/>
            <w:r w:rsidRPr="00863E1C">
              <w:t>,</w:t>
            </w:r>
            <w:proofErr w:type="gramStart"/>
            <w:r w:rsidRPr="00863E1C">
              <w:t>”</w:t>
            </w:r>
            <w:proofErr w:type="gramEnd"/>
            <w:r w:rsidRPr="00863E1C">
              <w:t>name</w:t>
            </w:r>
            <w:proofErr w:type="gramStart"/>
            <w:r w:rsidRPr="00863E1C">
              <w:t>”</w:t>
            </w:r>
            <w:proofErr w:type="gramEnd"/>
            <w:r w:rsidRPr="00863E1C">
              <w:t>:</w:t>
            </w:r>
            <w:proofErr w:type="gramStart"/>
            <w:r w:rsidRPr="00863E1C">
              <w:t>”</w:t>
            </w:r>
            <w:proofErr w:type="gramEnd"/>
            <w:r w:rsidRPr="00863E1C">
              <w:t xml:space="preserve"> 61区巴山蜀水</w:t>
            </w:r>
            <w:proofErr w:type="gramStart"/>
            <w:r w:rsidRPr="00863E1C">
              <w:t>”</w:t>
            </w:r>
            <w:proofErr w:type="gramEnd"/>
            <w:r w:rsidRPr="00863E1C">
              <w:t>}</w:t>
            </w:r>
          </w:p>
        </w:tc>
      </w:tr>
      <w:tr w:rsidR="00863E1C" w:rsidRPr="00863E1C" w14:paraId="2B45D9D8" w14:textId="77777777">
        <w:tc>
          <w:tcPr>
            <w:tcW w:w="26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463C9AB1" w14:textId="77777777" w:rsidR="00863E1C" w:rsidRPr="00863E1C" w:rsidRDefault="00863E1C" w:rsidP="00863E1C">
            <w:proofErr w:type="spellStart"/>
            <w:r w:rsidRPr="00863E1C">
              <w:t>gameServer</w:t>
            </w:r>
            <w:proofErr w:type="spellEnd"/>
          </w:p>
        </w:tc>
        <w:tc>
          <w:tcPr>
            <w:tcW w:w="3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1E074D6C" w14:textId="77777777" w:rsidR="00863E1C" w:rsidRPr="00863E1C" w:rsidRDefault="00863E1C" w:rsidP="00863E1C">
            <w:r w:rsidRPr="00863E1C">
              <w:t>游戏所在服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1931E8E6" w14:textId="77777777" w:rsidR="00863E1C" w:rsidRPr="00863E1C" w:rsidRDefault="00863E1C" w:rsidP="00863E1C">
            <w:r w:rsidRPr="00863E1C">
              <w:t>JSON格式字符串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2AC09007" w14:textId="77777777" w:rsidR="00863E1C" w:rsidRPr="00863E1C" w:rsidRDefault="00863E1C" w:rsidP="00863E1C"/>
        </w:tc>
        <w:tc>
          <w:tcPr>
            <w:tcW w:w="41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38623988" w14:textId="77777777" w:rsidR="00863E1C" w:rsidRPr="00863E1C" w:rsidRDefault="00863E1C" w:rsidP="00863E1C">
            <w:r w:rsidRPr="00863E1C">
              <w:t>{“id”:</w:t>
            </w:r>
            <w:proofErr w:type="gramStart"/>
            <w:r w:rsidRPr="00863E1C">
              <w:t>”</w:t>
            </w:r>
            <w:proofErr w:type="gramEnd"/>
            <w:r w:rsidRPr="00863E1C">
              <w:t xml:space="preserve"> 10</w:t>
            </w:r>
            <w:proofErr w:type="gramStart"/>
            <w:r w:rsidRPr="00863E1C">
              <w:t>”</w:t>
            </w:r>
            <w:proofErr w:type="gramEnd"/>
            <w:r w:rsidRPr="00863E1C">
              <w:t>,</w:t>
            </w:r>
            <w:proofErr w:type="gramStart"/>
            <w:r w:rsidRPr="00863E1C">
              <w:t>”</w:t>
            </w:r>
            <w:proofErr w:type="gramEnd"/>
            <w:r w:rsidRPr="00863E1C">
              <w:t>name</w:t>
            </w:r>
            <w:proofErr w:type="gramStart"/>
            <w:r w:rsidRPr="00863E1C">
              <w:t>”</w:t>
            </w:r>
            <w:proofErr w:type="gramEnd"/>
            <w:r w:rsidRPr="00863E1C">
              <w:t>:</w:t>
            </w:r>
            <w:proofErr w:type="gramStart"/>
            <w:r w:rsidRPr="00863E1C">
              <w:t>”</w:t>
            </w:r>
            <w:proofErr w:type="gramEnd"/>
            <w:r w:rsidRPr="00863E1C">
              <w:t>巴蜀万里</w:t>
            </w:r>
            <w:proofErr w:type="gramStart"/>
            <w:r w:rsidRPr="00863E1C">
              <w:t>”</w:t>
            </w:r>
            <w:proofErr w:type="gramEnd"/>
            <w:r w:rsidRPr="00863E1C">
              <w:t>}</w:t>
            </w:r>
          </w:p>
        </w:tc>
      </w:tr>
    </w:tbl>
    <w:p w14:paraId="31C2F93A" w14:textId="77777777" w:rsidR="00863E1C" w:rsidRPr="00863E1C" w:rsidRDefault="00863E1C" w:rsidP="00863E1C">
      <w:pPr>
        <w:rPr>
          <w:b/>
          <w:bCs/>
        </w:rPr>
      </w:pPr>
      <w:r w:rsidRPr="00863E1C">
        <w:rPr>
          <w:b/>
          <w:bCs/>
        </w:rPr>
        <w:t>2.2.1.3 合作</w:t>
      </w:r>
      <w:proofErr w:type="gramStart"/>
      <w:r w:rsidRPr="00863E1C">
        <w:rPr>
          <w:b/>
          <w:bCs/>
        </w:rPr>
        <w:t>商系统</w:t>
      </w:r>
      <w:proofErr w:type="gramEnd"/>
      <w:r w:rsidRPr="00863E1C">
        <w:rPr>
          <w:b/>
          <w:bCs/>
        </w:rPr>
        <w:t>返回数据说明</w:t>
      </w:r>
    </w:p>
    <w:p w14:paraId="1FE00408" w14:textId="77777777" w:rsidR="00863E1C" w:rsidRPr="00863E1C" w:rsidRDefault="00863E1C" w:rsidP="00863E1C">
      <w:pPr>
        <w:numPr>
          <w:ilvl w:val="0"/>
          <w:numId w:val="4"/>
        </w:numPr>
      </w:pPr>
      <w:r w:rsidRPr="00863E1C">
        <w:t>返回数据例子</w:t>
      </w:r>
    </w:p>
    <w:p w14:paraId="70077833" w14:textId="77777777" w:rsidR="00863E1C" w:rsidRPr="00863E1C" w:rsidRDefault="00863E1C" w:rsidP="00863E1C">
      <w:r w:rsidRPr="00863E1C">
        <w:t>校验成功</w:t>
      </w:r>
    </w:p>
    <w:p w14:paraId="699B3FCD" w14:textId="77777777" w:rsidR="00863E1C" w:rsidRPr="00863E1C" w:rsidRDefault="00863E1C" w:rsidP="00863E1C">
      <w:r w:rsidRPr="00863E1C">
        <w:t>{</w:t>
      </w:r>
    </w:p>
    <w:p w14:paraId="03EB7E4F" w14:textId="77777777" w:rsidR="00863E1C" w:rsidRPr="00863E1C" w:rsidRDefault="00863E1C" w:rsidP="00863E1C">
      <w:r w:rsidRPr="00863E1C">
        <w:t xml:space="preserve">  "</w:t>
      </w:r>
      <w:proofErr w:type="spellStart"/>
      <w:r w:rsidRPr="00863E1C">
        <w:t>retCode</w:t>
      </w:r>
      <w:proofErr w:type="spellEnd"/>
      <w:r w:rsidRPr="00863E1C">
        <w:t xml:space="preserve">": "100", </w:t>
      </w:r>
    </w:p>
    <w:p w14:paraId="7C594036" w14:textId="77777777" w:rsidR="00863E1C" w:rsidRPr="00863E1C" w:rsidRDefault="00863E1C" w:rsidP="00863E1C">
      <w:r w:rsidRPr="00863E1C">
        <w:t xml:space="preserve">  "</w:t>
      </w:r>
      <w:proofErr w:type="spellStart"/>
      <w:r w:rsidRPr="00863E1C">
        <w:t>retMessage</w:t>
      </w:r>
      <w:proofErr w:type="spellEnd"/>
      <w:r w:rsidRPr="00863E1C">
        <w:t>": "成功",</w:t>
      </w:r>
    </w:p>
    <w:p w14:paraId="07015B92" w14:textId="77777777" w:rsidR="00863E1C" w:rsidRPr="00863E1C" w:rsidRDefault="00863E1C" w:rsidP="00863E1C">
      <w:r w:rsidRPr="00863E1C">
        <w:t xml:space="preserve">   "data": </w:t>
      </w:r>
      <w:proofErr w:type="gramStart"/>
      <w:r w:rsidRPr="00863E1C">
        <w:t>base64({</w:t>
      </w:r>
      <w:proofErr w:type="gramEnd"/>
    </w:p>
    <w:p w14:paraId="5A229E91" w14:textId="77777777" w:rsidR="00863E1C" w:rsidRPr="00863E1C" w:rsidRDefault="00863E1C" w:rsidP="00863E1C">
      <w:r w:rsidRPr="00863E1C">
        <w:t xml:space="preserve">        "status": "0</w:t>
      </w:r>
    </w:p>
    <w:p w14:paraId="7D2A1928" w14:textId="77777777" w:rsidR="00863E1C" w:rsidRPr="00863E1C" w:rsidRDefault="00863E1C" w:rsidP="00863E1C">
      <w:r w:rsidRPr="00863E1C">
        <w:t xml:space="preserve">    })</w:t>
      </w:r>
    </w:p>
    <w:p w14:paraId="531416BB" w14:textId="77777777" w:rsidR="00863E1C" w:rsidRPr="00863E1C" w:rsidRDefault="00863E1C" w:rsidP="00863E1C">
      <w:r w:rsidRPr="00863E1C">
        <w:t xml:space="preserve"> }</w:t>
      </w:r>
    </w:p>
    <w:p w14:paraId="44B8DFDF" w14:textId="77777777" w:rsidR="00863E1C" w:rsidRPr="00863E1C" w:rsidRDefault="00863E1C" w:rsidP="00863E1C">
      <w:r w:rsidRPr="00863E1C">
        <w:t>失败校验未通过：</w:t>
      </w:r>
    </w:p>
    <w:p w14:paraId="037142FC" w14:textId="77777777" w:rsidR="00863E1C" w:rsidRPr="00863E1C" w:rsidRDefault="00863E1C" w:rsidP="00863E1C">
      <w:r w:rsidRPr="00863E1C">
        <w:t xml:space="preserve">  {</w:t>
      </w:r>
    </w:p>
    <w:p w14:paraId="2B237046" w14:textId="77777777" w:rsidR="00863E1C" w:rsidRPr="00863E1C" w:rsidRDefault="00863E1C" w:rsidP="00863E1C">
      <w:r w:rsidRPr="00863E1C">
        <w:tab/>
        <w:t xml:space="preserve"> "</w:t>
      </w:r>
      <w:proofErr w:type="spellStart"/>
      <w:r w:rsidRPr="00863E1C">
        <w:t>retCode</w:t>
      </w:r>
      <w:proofErr w:type="spellEnd"/>
      <w:r w:rsidRPr="00863E1C">
        <w:t xml:space="preserve">": "111", </w:t>
      </w:r>
    </w:p>
    <w:p w14:paraId="09970626" w14:textId="77777777" w:rsidR="00863E1C" w:rsidRPr="00863E1C" w:rsidRDefault="00863E1C" w:rsidP="00863E1C">
      <w:r w:rsidRPr="00863E1C">
        <w:tab/>
        <w:t>"</w:t>
      </w:r>
      <w:proofErr w:type="spellStart"/>
      <w:r w:rsidRPr="00863E1C">
        <w:t>retMessage</w:t>
      </w:r>
      <w:proofErr w:type="spellEnd"/>
      <w:r w:rsidRPr="00863E1C">
        <w:t>": "校验失败",</w:t>
      </w:r>
    </w:p>
    <w:p w14:paraId="01D395AF" w14:textId="77777777" w:rsidR="00863E1C" w:rsidRPr="00863E1C" w:rsidRDefault="00863E1C" w:rsidP="00863E1C">
      <w:r w:rsidRPr="00863E1C">
        <w:t xml:space="preserve">  }</w:t>
      </w:r>
    </w:p>
    <w:p w14:paraId="2D21FEB1" w14:textId="77777777" w:rsidR="00863E1C" w:rsidRPr="00863E1C" w:rsidRDefault="00863E1C" w:rsidP="00863E1C"/>
    <w:p w14:paraId="0C3494EA" w14:textId="77777777" w:rsidR="00863E1C" w:rsidRPr="00863E1C" w:rsidRDefault="00863E1C" w:rsidP="00863E1C">
      <w:pPr>
        <w:numPr>
          <w:ilvl w:val="0"/>
          <w:numId w:val="5"/>
        </w:numPr>
      </w:pPr>
      <w:r w:rsidRPr="00863E1C">
        <w:t>返回参数说明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4"/>
        <w:gridCol w:w="1593"/>
        <w:gridCol w:w="1659"/>
        <w:gridCol w:w="1593"/>
        <w:gridCol w:w="1681"/>
      </w:tblGrid>
      <w:tr w:rsidR="00863E1C" w:rsidRPr="00863E1C" w14:paraId="62A61A96" w14:textId="77777777"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5841797F" w14:textId="77777777" w:rsidR="00863E1C" w:rsidRPr="00863E1C" w:rsidRDefault="00863E1C" w:rsidP="00863E1C">
            <w:r w:rsidRPr="00863E1C">
              <w:t>参数</w:t>
            </w:r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62DEE895" w14:textId="77777777" w:rsidR="00863E1C" w:rsidRPr="00863E1C" w:rsidRDefault="00863E1C" w:rsidP="00863E1C">
            <w:r w:rsidRPr="00863E1C">
              <w:t>含义</w:t>
            </w:r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1C8D881A" w14:textId="77777777" w:rsidR="00863E1C" w:rsidRPr="00863E1C" w:rsidRDefault="00863E1C" w:rsidP="00863E1C">
            <w:r w:rsidRPr="00863E1C">
              <w:t>类型</w:t>
            </w:r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7CAB1D77" w14:textId="77777777" w:rsidR="00863E1C" w:rsidRPr="00863E1C" w:rsidRDefault="00863E1C" w:rsidP="00863E1C">
            <w:r w:rsidRPr="00863E1C">
              <w:t>是否必填</w:t>
            </w:r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4B965E22" w14:textId="77777777" w:rsidR="00863E1C" w:rsidRPr="00863E1C" w:rsidRDefault="00863E1C" w:rsidP="00863E1C">
            <w:r w:rsidRPr="00863E1C">
              <w:t>备注</w:t>
            </w:r>
          </w:p>
        </w:tc>
      </w:tr>
      <w:tr w:rsidR="00863E1C" w:rsidRPr="00863E1C" w14:paraId="41C039F9" w14:textId="77777777"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1956DD56" w14:textId="77777777" w:rsidR="00863E1C" w:rsidRPr="00863E1C" w:rsidRDefault="00863E1C" w:rsidP="00863E1C">
            <w:proofErr w:type="spellStart"/>
            <w:r w:rsidRPr="00863E1C">
              <w:t>retCode</w:t>
            </w:r>
            <w:proofErr w:type="spellEnd"/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3475F4D9" w14:textId="77777777" w:rsidR="00863E1C" w:rsidRPr="00863E1C" w:rsidRDefault="00863E1C" w:rsidP="00863E1C">
            <w:r w:rsidRPr="00863E1C">
              <w:t>返回码</w:t>
            </w:r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2C3F030C" w14:textId="77777777" w:rsidR="00863E1C" w:rsidRPr="00863E1C" w:rsidRDefault="00863E1C" w:rsidP="00863E1C">
            <w:r w:rsidRPr="00863E1C">
              <w:t>String</w:t>
            </w:r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0864B183" w14:textId="77777777" w:rsidR="00863E1C" w:rsidRPr="00863E1C" w:rsidRDefault="00863E1C" w:rsidP="00863E1C">
            <w:r w:rsidRPr="00863E1C">
              <w:t>必填</w:t>
            </w:r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19FAB360" w14:textId="77777777" w:rsidR="00863E1C" w:rsidRPr="00863E1C" w:rsidRDefault="00863E1C" w:rsidP="00863E1C">
            <w:r w:rsidRPr="00863E1C">
              <w:t>100:合作商家接口成功，其他失败详细见</w:t>
            </w:r>
            <w:r w:rsidRPr="00863E1C">
              <w:rPr>
                <w:rFonts w:hint="eastAsia"/>
              </w:rPr>
              <w:fldChar w:fldCharType="begin"/>
            </w:r>
            <w:r w:rsidRPr="00863E1C">
              <w:rPr>
                <w:rFonts w:hint="eastAsia"/>
              </w:rPr>
              <w:instrText>HYPERLINK "" \l "_2.3.2_返回码信息"</w:instrText>
            </w:r>
            <w:r w:rsidRPr="00863E1C">
              <w:rPr>
                <w:rFonts w:hint="eastAsia"/>
              </w:rPr>
            </w:r>
            <w:r w:rsidRPr="00863E1C">
              <w:rPr>
                <w:rFonts w:hint="eastAsia"/>
              </w:rPr>
              <w:fldChar w:fldCharType="separate"/>
            </w:r>
            <w:r w:rsidRPr="00863E1C">
              <w:rPr>
                <w:rStyle w:val="ae"/>
              </w:rPr>
              <w:t>返回</w:t>
            </w:r>
            <w:proofErr w:type="gramStart"/>
            <w:r w:rsidRPr="00863E1C">
              <w:rPr>
                <w:rStyle w:val="ae"/>
              </w:rPr>
              <w:t>码信息</w:t>
            </w:r>
            <w:proofErr w:type="gramEnd"/>
            <w:r w:rsidRPr="00863E1C">
              <w:rPr>
                <w:rFonts w:hint="eastAsia"/>
              </w:rPr>
              <w:fldChar w:fldCharType="end"/>
            </w:r>
          </w:p>
        </w:tc>
      </w:tr>
      <w:tr w:rsidR="00863E1C" w:rsidRPr="00863E1C" w14:paraId="51E0FD26" w14:textId="77777777"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067CE5F8" w14:textId="77777777" w:rsidR="00863E1C" w:rsidRPr="00863E1C" w:rsidRDefault="00863E1C" w:rsidP="00863E1C">
            <w:proofErr w:type="spellStart"/>
            <w:r w:rsidRPr="00863E1C">
              <w:t>retMessage</w:t>
            </w:r>
            <w:proofErr w:type="spellEnd"/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008F0CC7" w14:textId="77777777" w:rsidR="00863E1C" w:rsidRPr="00863E1C" w:rsidRDefault="00863E1C" w:rsidP="00863E1C">
            <w:r w:rsidRPr="00863E1C">
              <w:t>返回接口说明</w:t>
            </w:r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0AE9CBD1" w14:textId="77777777" w:rsidR="00863E1C" w:rsidRPr="00863E1C" w:rsidRDefault="00863E1C" w:rsidP="00863E1C">
            <w:r w:rsidRPr="00863E1C">
              <w:t>String</w:t>
            </w:r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463CDA22" w14:textId="77777777" w:rsidR="00863E1C" w:rsidRPr="00863E1C" w:rsidRDefault="00863E1C" w:rsidP="00863E1C">
            <w:r w:rsidRPr="00863E1C">
              <w:t>必填</w:t>
            </w:r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27891B17" w14:textId="77777777" w:rsidR="00863E1C" w:rsidRPr="00863E1C" w:rsidRDefault="00863E1C" w:rsidP="00863E1C">
            <w:r w:rsidRPr="00863E1C">
              <w:t>成功返回成功，若是失败则返回</w:t>
            </w:r>
            <w:r w:rsidRPr="00863E1C">
              <w:lastRenderedPageBreak/>
              <w:t>错误信息</w:t>
            </w:r>
          </w:p>
        </w:tc>
      </w:tr>
      <w:tr w:rsidR="00863E1C" w:rsidRPr="00863E1C" w14:paraId="3E605231" w14:textId="77777777"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3F5C72B2" w14:textId="77777777" w:rsidR="00863E1C" w:rsidRPr="00863E1C" w:rsidRDefault="00863E1C" w:rsidP="00863E1C">
            <w:r w:rsidRPr="00863E1C">
              <w:lastRenderedPageBreak/>
              <w:t>data</w:t>
            </w:r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58A8F2F9" w14:textId="77777777" w:rsidR="00863E1C" w:rsidRPr="00863E1C" w:rsidRDefault="00863E1C" w:rsidP="00863E1C">
            <w:r w:rsidRPr="00863E1C">
              <w:t>返回结果数据</w:t>
            </w:r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647E3244" w14:textId="77777777" w:rsidR="00863E1C" w:rsidRPr="00863E1C" w:rsidRDefault="00863E1C" w:rsidP="00863E1C">
            <w:r w:rsidRPr="00863E1C">
              <w:t>String</w:t>
            </w:r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585B458D" w14:textId="77777777" w:rsidR="00863E1C" w:rsidRPr="00863E1C" w:rsidRDefault="00863E1C" w:rsidP="00863E1C"/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40880CD0" w14:textId="77777777" w:rsidR="00863E1C" w:rsidRPr="00863E1C" w:rsidRDefault="00863E1C" w:rsidP="00863E1C">
            <w:r w:rsidRPr="00863E1C">
              <w:t>对</w:t>
            </w:r>
            <w:proofErr w:type="spellStart"/>
            <w:r w:rsidRPr="00863E1C">
              <w:t>json</w:t>
            </w:r>
            <w:proofErr w:type="spellEnd"/>
            <w:r w:rsidRPr="00863E1C">
              <w:t>格式的业务数据进行base64编码后的值。</w:t>
            </w:r>
          </w:p>
        </w:tc>
      </w:tr>
      <w:tr w:rsidR="00863E1C" w:rsidRPr="00863E1C" w14:paraId="276EDBF4" w14:textId="77777777"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3DF859" w14:textId="77777777" w:rsidR="00863E1C" w:rsidRPr="00863E1C" w:rsidRDefault="00863E1C" w:rsidP="00863E1C"/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6D19F1" w14:textId="77777777" w:rsidR="00863E1C" w:rsidRPr="00863E1C" w:rsidRDefault="00863E1C" w:rsidP="00863E1C"/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890173" w14:textId="77777777" w:rsidR="00863E1C" w:rsidRPr="00863E1C" w:rsidRDefault="00863E1C" w:rsidP="00863E1C"/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097CE2" w14:textId="77777777" w:rsidR="00863E1C" w:rsidRPr="00863E1C" w:rsidRDefault="00863E1C" w:rsidP="00863E1C"/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08B75A" w14:textId="77777777" w:rsidR="00863E1C" w:rsidRPr="00863E1C" w:rsidRDefault="00863E1C" w:rsidP="00863E1C"/>
        </w:tc>
      </w:tr>
    </w:tbl>
    <w:p w14:paraId="62F8D477" w14:textId="77777777" w:rsidR="00863E1C" w:rsidRPr="00863E1C" w:rsidRDefault="00863E1C" w:rsidP="00863E1C">
      <w:r w:rsidRPr="00863E1C">
        <w:t>data字段</w:t>
      </w:r>
      <w:proofErr w:type="spellStart"/>
      <w:r w:rsidRPr="00863E1C">
        <w:t>json</w:t>
      </w:r>
      <w:proofErr w:type="spellEnd"/>
      <w:r w:rsidRPr="00863E1C">
        <w:t>格式说明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3"/>
        <w:gridCol w:w="1614"/>
        <w:gridCol w:w="1622"/>
        <w:gridCol w:w="1614"/>
        <w:gridCol w:w="1717"/>
      </w:tblGrid>
      <w:tr w:rsidR="00863E1C" w:rsidRPr="00863E1C" w14:paraId="42FFD929" w14:textId="77777777" w:rsidTr="00863E1C">
        <w:tc>
          <w:tcPr>
            <w:tcW w:w="172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7EFBB53D" w14:textId="77777777" w:rsidR="00863E1C" w:rsidRPr="00863E1C" w:rsidRDefault="00863E1C" w:rsidP="00863E1C">
            <w:r w:rsidRPr="00863E1C">
              <w:t>参数</w:t>
            </w:r>
          </w:p>
        </w:tc>
        <w:tc>
          <w:tcPr>
            <w:tcW w:w="161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1964E777" w14:textId="77777777" w:rsidR="00863E1C" w:rsidRPr="00863E1C" w:rsidRDefault="00863E1C" w:rsidP="00863E1C">
            <w:r w:rsidRPr="00863E1C">
              <w:t>含义</w:t>
            </w:r>
          </w:p>
        </w:tc>
        <w:tc>
          <w:tcPr>
            <w:tcW w:w="16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4F106EE9" w14:textId="77777777" w:rsidR="00863E1C" w:rsidRPr="00863E1C" w:rsidRDefault="00863E1C" w:rsidP="00863E1C">
            <w:r w:rsidRPr="00863E1C">
              <w:t>类型</w:t>
            </w:r>
          </w:p>
        </w:tc>
        <w:tc>
          <w:tcPr>
            <w:tcW w:w="161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447BC0B4" w14:textId="77777777" w:rsidR="00863E1C" w:rsidRPr="00863E1C" w:rsidRDefault="00863E1C" w:rsidP="00863E1C">
            <w:r w:rsidRPr="00863E1C">
              <w:t>是否必填</w:t>
            </w:r>
          </w:p>
        </w:tc>
        <w:tc>
          <w:tcPr>
            <w:tcW w:w="17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5A9C8DFC" w14:textId="77777777" w:rsidR="00863E1C" w:rsidRPr="00863E1C" w:rsidRDefault="00863E1C" w:rsidP="00863E1C">
            <w:r w:rsidRPr="00863E1C">
              <w:t>备注</w:t>
            </w:r>
          </w:p>
        </w:tc>
      </w:tr>
      <w:tr w:rsidR="00863E1C" w:rsidRPr="00863E1C" w14:paraId="2B06CE1C" w14:textId="77777777" w:rsidTr="00863E1C">
        <w:tc>
          <w:tcPr>
            <w:tcW w:w="172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6C3AC0D9" w14:textId="77777777" w:rsidR="00863E1C" w:rsidRPr="00863E1C" w:rsidRDefault="00863E1C" w:rsidP="00863E1C">
            <w:r w:rsidRPr="00863E1C">
              <w:t>status</w:t>
            </w:r>
          </w:p>
        </w:tc>
        <w:tc>
          <w:tcPr>
            <w:tcW w:w="161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25054590" w14:textId="77777777" w:rsidR="00863E1C" w:rsidRPr="00863E1C" w:rsidRDefault="00863E1C" w:rsidP="00863E1C">
            <w:r w:rsidRPr="00863E1C">
              <w:t>商品可售状态</w:t>
            </w:r>
          </w:p>
        </w:tc>
        <w:tc>
          <w:tcPr>
            <w:tcW w:w="16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564A5B2F" w14:textId="77777777" w:rsidR="00863E1C" w:rsidRPr="00863E1C" w:rsidRDefault="00863E1C" w:rsidP="00863E1C">
            <w:r w:rsidRPr="00863E1C">
              <w:t>Int</w:t>
            </w:r>
          </w:p>
        </w:tc>
        <w:tc>
          <w:tcPr>
            <w:tcW w:w="161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7D990AEA" w14:textId="77777777" w:rsidR="00863E1C" w:rsidRPr="00863E1C" w:rsidRDefault="00863E1C" w:rsidP="00863E1C">
            <w:r w:rsidRPr="00863E1C">
              <w:t>必填</w:t>
            </w:r>
          </w:p>
        </w:tc>
        <w:tc>
          <w:tcPr>
            <w:tcW w:w="17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7344A1F9" w14:textId="77777777" w:rsidR="00863E1C" w:rsidRPr="00863E1C" w:rsidRDefault="00863E1C" w:rsidP="00863E1C">
            <w:r w:rsidRPr="00863E1C">
              <w:t>返回可售状态：0 表示可售卖，其他表示不可售卖</w:t>
            </w:r>
          </w:p>
        </w:tc>
      </w:tr>
    </w:tbl>
    <w:p w14:paraId="1BF91A92" w14:textId="77777777" w:rsidR="00863E1C" w:rsidRPr="00863E1C" w:rsidRDefault="00863E1C" w:rsidP="00863E1C">
      <w:pPr>
        <w:rPr>
          <w:b/>
          <w:bCs/>
        </w:rPr>
      </w:pPr>
      <w:r w:rsidRPr="00863E1C">
        <w:rPr>
          <w:b/>
          <w:bCs/>
        </w:rPr>
        <w:t>2.3 直冲接口地址</w:t>
      </w:r>
    </w:p>
    <w:p w14:paraId="3E7D05D7" w14:textId="77777777" w:rsidR="00863E1C" w:rsidRPr="00863E1C" w:rsidRDefault="00863E1C" w:rsidP="00863E1C">
      <w:pPr>
        <w:rPr>
          <w:b/>
          <w:bCs/>
        </w:rPr>
      </w:pPr>
      <w:r w:rsidRPr="00863E1C">
        <w:rPr>
          <w:b/>
          <w:bCs/>
        </w:rPr>
        <w:t>2.3.1 直冲接单接口</w:t>
      </w:r>
    </w:p>
    <w:p w14:paraId="5D55E8CA" w14:textId="77777777" w:rsidR="00863E1C" w:rsidRPr="00863E1C" w:rsidRDefault="00863E1C" w:rsidP="00863E1C">
      <w:r w:rsidRPr="00863E1C">
        <w:t>合作商提供京东用于直</w:t>
      </w:r>
      <w:proofErr w:type="gramStart"/>
      <w:r w:rsidRPr="00863E1C">
        <w:t>充</w:t>
      </w:r>
      <w:proofErr w:type="gramEnd"/>
      <w:r w:rsidRPr="00863E1C">
        <w:t>。</w:t>
      </w:r>
    </w:p>
    <w:p w14:paraId="43D06580" w14:textId="77777777" w:rsidR="00863E1C" w:rsidRPr="00863E1C" w:rsidRDefault="00863E1C" w:rsidP="00863E1C">
      <w:pPr>
        <w:rPr>
          <w:b/>
          <w:bCs/>
        </w:rPr>
      </w:pPr>
      <w:r w:rsidRPr="00863E1C">
        <w:rPr>
          <w:b/>
          <w:bCs/>
        </w:rPr>
        <w:t>2.3.1.1请求消息体参数说明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1"/>
        <w:gridCol w:w="1493"/>
        <w:gridCol w:w="1536"/>
        <w:gridCol w:w="1388"/>
        <w:gridCol w:w="2112"/>
      </w:tblGrid>
      <w:tr w:rsidR="00863E1C" w:rsidRPr="00863E1C" w14:paraId="1CCB2943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2CD2AA5B" w14:textId="77777777" w:rsidR="00863E1C" w:rsidRPr="00863E1C" w:rsidRDefault="00863E1C" w:rsidP="00863E1C">
            <w:r w:rsidRPr="00863E1C">
              <w:t>参数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28DE2A25" w14:textId="77777777" w:rsidR="00863E1C" w:rsidRPr="00863E1C" w:rsidRDefault="00863E1C" w:rsidP="00863E1C">
            <w:r w:rsidRPr="00863E1C">
              <w:t>含义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6E03930C" w14:textId="77777777" w:rsidR="00863E1C" w:rsidRPr="00863E1C" w:rsidRDefault="00863E1C" w:rsidP="00863E1C">
            <w:r w:rsidRPr="00863E1C">
              <w:t>类型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1A2D29C0" w14:textId="77777777" w:rsidR="00863E1C" w:rsidRPr="00863E1C" w:rsidRDefault="00863E1C" w:rsidP="00863E1C">
            <w:r w:rsidRPr="00863E1C">
              <w:t>是否必填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51A75DED" w14:textId="77777777" w:rsidR="00863E1C" w:rsidRPr="00863E1C" w:rsidRDefault="00863E1C" w:rsidP="00863E1C">
            <w:r w:rsidRPr="00863E1C">
              <w:t>备注</w:t>
            </w:r>
          </w:p>
        </w:tc>
      </w:tr>
      <w:tr w:rsidR="00863E1C" w:rsidRPr="00863E1C" w14:paraId="6D801A79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38FAB2DA" w14:textId="77777777" w:rsidR="00863E1C" w:rsidRPr="00863E1C" w:rsidRDefault="00863E1C" w:rsidP="00863E1C">
            <w:proofErr w:type="spellStart"/>
            <w:r w:rsidRPr="00863E1C">
              <w:t>customerId</w:t>
            </w:r>
            <w:proofErr w:type="spellEnd"/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04AC21ED" w14:textId="77777777" w:rsidR="00863E1C" w:rsidRPr="00863E1C" w:rsidRDefault="00863E1C" w:rsidP="00863E1C">
            <w:r w:rsidRPr="00863E1C">
              <w:t>商家编号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5A9E3492" w14:textId="77777777" w:rsidR="00863E1C" w:rsidRPr="00863E1C" w:rsidRDefault="00863E1C" w:rsidP="00863E1C">
            <w:r w:rsidRPr="00863E1C">
              <w:t>Long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0253BD14" w14:textId="77777777" w:rsidR="00863E1C" w:rsidRPr="00863E1C" w:rsidRDefault="00863E1C" w:rsidP="00863E1C">
            <w:r w:rsidRPr="00863E1C">
              <w:t>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61895B4A" w14:textId="77777777" w:rsidR="00863E1C" w:rsidRPr="00863E1C" w:rsidRDefault="00863E1C" w:rsidP="00863E1C">
            <w:r w:rsidRPr="00863E1C">
              <w:t>商家编号由京东商城提供</w:t>
            </w:r>
          </w:p>
        </w:tc>
      </w:tr>
      <w:tr w:rsidR="00863E1C" w:rsidRPr="00863E1C" w14:paraId="2B7CABC4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668476B6" w14:textId="77777777" w:rsidR="00863E1C" w:rsidRPr="00863E1C" w:rsidRDefault="00863E1C" w:rsidP="00863E1C">
            <w:r w:rsidRPr="00863E1C">
              <w:t>data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02CB0D8C" w14:textId="77777777" w:rsidR="00863E1C" w:rsidRPr="00863E1C" w:rsidRDefault="00863E1C" w:rsidP="00863E1C">
            <w:r w:rsidRPr="00863E1C">
              <w:t>业务数据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42D356C7" w14:textId="77777777" w:rsidR="00863E1C" w:rsidRPr="00863E1C" w:rsidRDefault="00863E1C" w:rsidP="00863E1C">
            <w:r w:rsidRPr="00863E1C">
              <w:t>String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40B4DC7F" w14:textId="77777777" w:rsidR="00863E1C" w:rsidRPr="00863E1C" w:rsidRDefault="00863E1C" w:rsidP="00863E1C">
            <w:r w:rsidRPr="00863E1C">
              <w:t>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757BDA90" w14:textId="77777777" w:rsidR="00863E1C" w:rsidRPr="00863E1C" w:rsidRDefault="00863E1C" w:rsidP="00863E1C">
            <w:r w:rsidRPr="00863E1C">
              <w:t>对</w:t>
            </w:r>
            <w:proofErr w:type="spellStart"/>
            <w:r w:rsidRPr="00863E1C">
              <w:t>json</w:t>
            </w:r>
            <w:proofErr w:type="spellEnd"/>
            <w:r w:rsidRPr="00863E1C">
              <w:t>格式的业务数据进行base64编码后的值。</w:t>
            </w:r>
          </w:p>
        </w:tc>
      </w:tr>
      <w:tr w:rsidR="00863E1C" w:rsidRPr="00863E1C" w14:paraId="5A2D896D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68D655F1" w14:textId="77777777" w:rsidR="00863E1C" w:rsidRPr="00863E1C" w:rsidRDefault="00863E1C" w:rsidP="00863E1C">
            <w:r w:rsidRPr="00863E1C">
              <w:t>timestamp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01ABF34B" w14:textId="77777777" w:rsidR="00863E1C" w:rsidRPr="00863E1C" w:rsidRDefault="00863E1C" w:rsidP="00863E1C">
            <w:r w:rsidRPr="00863E1C">
              <w:t>当前时间戳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3CA13793" w14:textId="77777777" w:rsidR="00863E1C" w:rsidRPr="00863E1C" w:rsidRDefault="00863E1C" w:rsidP="00863E1C">
            <w:r w:rsidRPr="00863E1C">
              <w:t>String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0FDDC625" w14:textId="77777777" w:rsidR="00863E1C" w:rsidRPr="00863E1C" w:rsidRDefault="00863E1C" w:rsidP="00863E1C">
            <w:r w:rsidRPr="00863E1C">
              <w:t>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4A072559" w14:textId="77777777" w:rsidR="00863E1C" w:rsidRPr="00863E1C" w:rsidRDefault="00863E1C" w:rsidP="00863E1C">
            <w:r w:rsidRPr="00863E1C">
              <w:t>格式为</w:t>
            </w:r>
          </w:p>
          <w:p w14:paraId="0F30B21C" w14:textId="77777777" w:rsidR="00863E1C" w:rsidRPr="00863E1C" w:rsidRDefault="00863E1C" w:rsidP="00863E1C">
            <w:proofErr w:type="spellStart"/>
            <w:r w:rsidRPr="00863E1C">
              <w:t>yyyMMddHHmmss</w:t>
            </w:r>
            <w:proofErr w:type="spellEnd"/>
            <w:r w:rsidRPr="00863E1C">
              <w:t xml:space="preserve"> 4位年+2位月+2位日+2位时+2位分+2位秒</w:t>
            </w:r>
          </w:p>
        </w:tc>
      </w:tr>
      <w:tr w:rsidR="00863E1C" w:rsidRPr="00863E1C" w14:paraId="6EC70C86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1FFE0FB6" w14:textId="77777777" w:rsidR="00863E1C" w:rsidRPr="00863E1C" w:rsidRDefault="00863E1C" w:rsidP="00863E1C">
            <w:r w:rsidRPr="00863E1C">
              <w:t>sign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70AD8F48" w14:textId="77777777" w:rsidR="00863E1C" w:rsidRPr="00863E1C" w:rsidRDefault="00863E1C" w:rsidP="00863E1C">
            <w:r w:rsidRPr="00863E1C">
              <w:t>MD5签名摘要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4D5EB903" w14:textId="77777777" w:rsidR="00863E1C" w:rsidRPr="00863E1C" w:rsidRDefault="00863E1C" w:rsidP="00863E1C">
            <w:r w:rsidRPr="00863E1C">
              <w:t>String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45EC8BAB" w14:textId="77777777" w:rsidR="00863E1C" w:rsidRPr="00863E1C" w:rsidRDefault="00863E1C" w:rsidP="00863E1C">
            <w:r w:rsidRPr="00863E1C">
              <w:t>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1EB70853" w14:textId="77777777" w:rsidR="00863E1C" w:rsidRPr="00863E1C" w:rsidRDefault="00863E1C" w:rsidP="00863E1C">
            <w:hyperlink w:anchor="_1.3_接口说明" w:history="1">
              <w:r w:rsidRPr="00863E1C">
                <w:rPr>
                  <w:rStyle w:val="ae"/>
                </w:rPr>
                <w:t>详见接口说明第5条</w:t>
              </w:r>
            </w:hyperlink>
          </w:p>
        </w:tc>
      </w:tr>
      <w:tr w:rsidR="00863E1C" w:rsidRPr="00863E1C" w14:paraId="5F95AB8F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65386F9B" w14:textId="77777777" w:rsidR="00863E1C" w:rsidRPr="00863E1C" w:rsidRDefault="00863E1C" w:rsidP="00863E1C">
            <w:r w:rsidRPr="00863E1C">
              <w:t>version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411E821F" w14:textId="77777777" w:rsidR="00863E1C" w:rsidRPr="00863E1C" w:rsidRDefault="00863E1C" w:rsidP="00863E1C">
            <w:r w:rsidRPr="00863E1C">
              <w:t>接口版本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4A72BFEB" w14:textId="77777777" w:rsidR="00863E1C" w:rsidRPr="00863E1C" w:rsidRDefault="00863E1C" w:rsidP="00863E1C">
            <w:r w:rsidRPr="00863E1C">
              <w:t>String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2F39805A" w14:textId="77777777" w:rsidR="00863E1C" w:rsidRPr="00863E1C" w:rsidRDefault="00863E1C" w:rsidP="00863E1C"/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4BFDB856" w14:textId="77777777" w:rsidR="00863E1C" w:rsidRPr="00863E1C" w:rsidRDefault="00863E1C" w:rsidP="00863E1C">
            <w:r w:rsidRPr="00863E1C">
              <w:t>该参数暂时不使用</w:t>
            </w:r>
          </w:p>
        </w:tc>
      </w:tr>
    </w:tbl>
    <w:p w14:paraId="0BE37182" w14:textId="77777777" w:rsidR="00863E1C" w:rsidRPr="00863E1C" w:rsidRDefault="00863E1C" w:rsidP="00863E1C">
      <w:pPr>
        <w:rPr>
          <w:b/>
          <w:bCs/>
        </w:rPr>
      </w:pPr>
      <w:r w:rsidRPr="00863E1C">
        <w:rPr>
          <w:b/>
          <w:bCs/>
        </w:rPr>
        <w:t>2.3.1.2业务数据JSON格式说明</w:t>
      </w:r>
    </w:p>
    <w:p w14:paraId="2F863290" w14:textId="77777777" w:rsidR="00863E1C" w:rsidRPr="00863E1C" w:rsidRDefault="00863E1C" w:rsidP="00863E1C">
      <w:r w:rsidRPr="00863E1C">
        <w:t>业务数据例子 (消息体中参数data为对该业务数据</w:t>
      </w:r>
      <w:proofErr w:type="spellStart"/>
      <w:r w:rsidRPr="00863E1C">
        <w:t>json</w:t>
      </w:r>
      <w:proofErr w:type="spellEnd"/>
      <w:r w:rsidRPr="00863E1C">
        <w:t>串base64之后的值)</w:t>
      </w:r>
    </w:p>
    <w:p w14:paraId="4A4E89D7" w14:textId="77777777" w:rsidR="00863E1C" w:rsidRPr="00863E1C" w:rsidRDefault="00863E1C" w:rsidP="00863E1C">
      <w:proofErr w:type="gramStart"/>
      <w:r w:rsidRPr="00863E1C">
        <w:lastRenderedPageBreak/>
        <w:t>base64({</w:t>
      </w:r>
      <w:proofErr w:type="gramEnd"/>
    </w:p>
    <w:p w14:paraId="420ADA8B" w14:textId="77777777" w:rsidR="00863E1C" w:rsidRPr="00863E1C" w:rsidRDefault="00863E1C" w:rsidP="00863E1C">
      <w:r w:rsidRPr="00863E1C">
        <w:t>"</w:t>
      </w:r>
      <w:proofErr w:type="spellStart"/>
      <w:r w:rsidRPr="00863E1C">
        <w:t>orderId</w:t>
      </w:r>
      <w:proofErr w:type="spellEnd"/>
      <w:r w:rsidRPr="00863E1C">
        <w:t>": "203632092",</w:t>
      </w:r>
    </w:p>
    <w:p w14:paraId="356ECD61" w14:textId="77777777" w:rsidR="00863E1C" w:rsidRPr="00863E1C" w:rsidRDefault="00863E1C" w:rsidP="00863E1C">
      <w:r w:rsidRPr="00863E1C">
        <w:t>  "pin": "</w:t>
      </w:r>
      <w:proofErr w:type="spellStart"/>
      <w:r w:rsidRPr="00863E1C">
        <w:t>zhangsan</w:t>
      </w:r>
      <w:proofErr w:type="spellEnd"/>
      <w:r w:rsidRPr="00863E1C">
        <w:t>",</w:t>
      </w:r>
    </w:p>
    <w:p w14:paraId="76C9D5A1" w14:textId="77777777" w:rsidR="00863E1C" w:rsidRPr="00863E1C" w:rsidRDefault="00863E1C" w:rsidP="00863E1C">
      <w:r w:rsidRPr="00863E1C">
        <w:t>"</w:t>
      </w:r>
      <w:proofErr w:type="spellStart"/>
      <w:r w:rsidRPr="00863E1C">
        <w:t>buyNum</w:t>
      </w:r>
      <w:proofErr w:type="spellEnd"/>
      <w:r w:rsidRPr="00863E1C">
        <w:t>": "10",</w:t>
      </w:r>
    </w:p>
    <w:p w14:paraId="3815880F" w14:textId="77777777" w:rsidR="00863E1C" w:rsidRPr="00863E1C" w:rsidRDefault="00863E1C" w:rsidP="00863E1C">
      <w:r w:rsidRPr="00863E1C">
        <w:t>"</w:t>
      </w:r>
      <w:proofErr w:type="spellStart"/>
      <w:r w:rsidRPr="00863E1C">
        <w:t>totalPrice</w:t>
      </w:r>
      <w:proofErr w:type="spellEnd"/>
      <w:r w:rsidRPr="00863E1C">
        <w:t>": "150",</w:t>
      </w:r>
    </w:p>
    <w:p w14:paraId="2D1189FB" w14:textId="77777777" w:rsidR="00863E1C" w:rsidRPr="00863E1C" w:rsidRDefault="00863E1C" w:rsidP="00863E1C">
      <w:r w:rsidRPr="00863E1C">
        <w:t>"</w:t>
      </w:r>
      <w:proofErr w:type="spellStart"/>
      <w:r w:rsidRPr="00863E1C">
        <w:t>gameAccount</w:t>
      </w:r>
      <w:proofErr w:type="spellEnd"/>
      <w:r w:rsidRPr="00863E1C">
        <w:t>": "游戏账号",</w:t>
      </w:r>
    </w:p>
    <w:p w14:paraId="14E7368E" w14:textId="77777777" w:rsidR="00863E1C" w:rsidRPr="00863E1C" w:rsidRDefault="00863E1C" w:rsidP="00863E1C">
      <w:r w:rsidRPr="00863E1C">
        <w:t>"permit": "",</w:t>
      </w:r>
    </w:p>
    <w:p w14:paraId="0524AD4C" w14:textId="77777777" w:rsidR="00863E1C" w:rsidRPr="00863E1C" w:rsidRDefault="00863E1C" w:rsidP="00863E1C">
      <w:r w:rsidRPr="00863E1C">
        <w:t>"</w:t>
      </w:r>
      <w:proofErr w:type="spellStart"/>
      <w:r w:rsidRPr="00863E1C">
        <w:t>skuId</w:t>
      </w:r>
      <w:proofErr w:type="spellEnd"/>
      <w:r w:rsidRPr="00863E1C">
        <w:t>": "10168 92029",</w:t>
      </w:r>
    </w:p>
    <w:p w14:paraId="6B18E990" w14:textId="77777777" w:rsidR="00863E1C" w:rsidRPr="00863E1C" w:rsidRDefault="00863E1C" w:rsidP="00863E1C">
      <w:r w:rsidRPr="00863E1C">
        <w:t>"</w:t>
      </w:r>
      <w:proofErr w:type="spellStart"/>
      <w:r w:rsidRPr="00863E1C">
        <w:t>brandId</w:t>
      </w:r>
      <w:proofErr w:type="spellEnd"/>
      <w:r w:rsidRPr="00863E1C">
        <w:t>": "1010000055",</w:t>
      </w:r>
    </w:p>
    <w:p w14:paraId="35C538EB" w14:textId="77777777" w:rsidR="00863E1C" w:rsidRPr="00863E1C" w:rsidRDefault="00863E1C" w:rsidP="00863E1C">
      <w:r w:rsidRPr="00863E1C">
        <w:t>"</w:t>
      </w:r>
      <w:proofErr w:type="spellStart"/>
      <w:r w:rsidRPr="00863E1C">
        <w:t>gameAccountType</w:t>
      </w:r>
      <w:proofErr w:type="spellEnd"/>
      <w:proofErr w:type="gramStart"/>
      <w:r w:rsidRPr="00863E1C">
        <w:t>": {</w:t>
      </w:r>
      <w:proofErr w:type="gramEnd"/>
    </w:p>
    <w:p w14:paraId="6A254FBB" w14:textId="77777777" w:rsidR="00863E1C" w:rsidRPr="00863E1C" w:rsidRDefault="00863E1C" w:rsidP="00863E1C">
      <w:r w:rsidRPr="00863E1C">
        <w:t>"id": "51yx ",</w:t>
      </w:r>
    </w:p>
    <w:p w14:paraId="3470BA43" w14:textId="77777777" w:rsidR="00863E1C" w:rsidRPr="00863E1C" w:rsidRDefault="00863E1C" w:rsidP="00863E1C">
      <w:r w:rsidRPr="00863E1C">
        <w:t>"name": "神雕账号"</w:t>
      </w:r>
    </w:p>
    <w:p w14:paraId="63A66372" w14:textId="77777777" w:rsidR="00863E1C" w:rsidRPr="00863E1C" w:rsidRDefault="00863E1C" w:rsidP="00863E1C">
      <w:r w:rsidRPr="00863E1C">
        <w:t>},</w:t>
      </w:r>
    </w:p>
    <w:p w14:paraId="0141F4B8" w14:textId="77777777" w:rsidR="00863E1C" w:rsidRPr="00863E1C" w:rsidRDefault="00863E1C" w:rsidP="00863E1C">
      <w:r w:rsidRPr="00863E1C">
        <w:t>"</w:t>
      </w:r>
      <w:proofErr w:type="spellStart"/>
      <w:r w:rsidRPr="00863E1C">
        <w:t>gameArea</w:t>
      </w:r>
      <w:proofErr w:type="spellEnd"/>
      <w:proofErr w:type="gramStart"/>
      <w:r w:rsidRPr="00863E1C">
        <w:t>": {</w:t>
      </w:r>
      <w:proofErr w:type="gramEnd"/>
    </w:p>
    <w:p w14:paraId="5A55E453" w14:textId="77777777" w:rsidR="00863E1C" w:rsidRPr="00863E1C" w:rsidRDefault="00863E1C" w:rsidP="00863E1C">
      <w:r w:rsidRPr="00863E1C">
        <w:t>"id": "1",</w:t>
      </w:r>
    </w:p>
    <w:p w14:paraId="2C2527CF" w14:textId="77777777" w:rsidR="00863E1C" w:rsidRPr="00863E1C" w:rsidRDefault="00863E1C" w:rsidP="00863E1C">
      <w:r w:rsidRPr="00863E1C">
        <w:t>"name": "电信一区（PVP）"</w:t>
      </w:r>
    </w:p>
    <w:p w14:paraId="28750578" w14:textId="77777777" w:rsidR="00863E1C" w:rsidRPr="00863E1C" w:rsidRDefault="00863E1C" w:rsidP="00863E1C">
      <w:r w:rsidRPr="00863E1C">
        <w:t>},</w:t>
      </w:r>
    </w:p>
    <w:p w14:paraId="2C5F9B32" w14:textId="77777777" w:rsidR="00863E1C" w:rsidRPr="00863E1C" w:rsidRDefault="00863E1C" w:rsidP="00863E1C">
      <w:r w:rsidRPr="00863E1C">
        <w:t>"</w:t>
      </w:r>
      <w:proofErr w:type="spellStart"/>
      <w:r w:rsidRPr="00863E1C">
        <w:t>gameServer</w:t>
      </w:r>
      <w:proofErr w:type="spellEnd"/>
      <w:proofErr w:type="gramStart"/>
      <w:r w:rsidRPr="00863E1C">
        <w:t>": {</w:t>
      </w:r>
      <w:proofErr w:type="gramEnd"/>
    </w:p>
    <w:p w14:paraId="6AD19565" w14:textId="77777777" w:rsidR="00863E1C" w:rsidRPr="00863E1C" w:rsidRDefault="00863E1C" w:rsidP="00863E1C">
      <w:r w:rsidRPr="00863E1C">
        <w:t>"id": "11",</w:t>
      </w:r>
    </w:p>
    <w:p w14:paraId="055D216E" w14:textId="77777777" w:rsidR="00863E1C" w:rsidRPr="00863E1C" w:rsidRDefault="00863E1C" w:rsidP="00863E1C">
      <w:r w:rsidRPr="00863E1C">
        <w:t>"name": "傲视"</w:t>
      </w:r>
    </w:p>
    <w:p w14:paraId="60D8356D" w14:textId="77777777" w:rsidR="00863E1C" w:rsidRPr="00863E1C" w:rsidRDefault="00863E1C" w:rsidP="00863E1C">
      <w:r w:rsidRPr="00863E1C">
        <w:t>},</w:t>
      </w:r>
    </w:p>
    <w:p w14:paraId="618686D7" w14:textId="77777777" w:rsidR="00863E1C" w:rsidRPr="00863E1C" w:rsidRDefault="00863E1C" w:rsidP="00863E1C">
      <w:r w:rsidRPr="00863E1C">
        <w:t>"</w:t>
      </w:r>
      <w:proofErr w:type="spellStart"/>
      <w:r w:rsidRPr="00863E1C">
        <w:t>chargeType</w:t>
      </w:r>
      <w:proofErr w:type="spellEnd"/>
      <w:proofErr w:type="gramStart"/>
      <w:r w:rsidRPr="00863E1C">
        <w:t>": {</w:t>
      </w:r>
      <w:proofErr w:type="gramEnd"/>
    </w:p>
    <w:p w14:paraId="00EFC3B2" w14:textId="77777777" w:rsidR="00863E1C" w:rsidRPr="00863E1C" w:rsidRDefault="00863E1C" w:rsidP="00863E1C">
      <w:r w:rsidRPr="00863E1C">
        <w:t>"id": "</w:t>
      </w:r>
      <w:proofErr w:type="spellStart"/>
      <w:r w:rsidRPr="00863E1C">
        <w:t>yuanbao</w:t>
      </w:r>
      <w:proofErr w:type="spellEnd"/>
      <w:r w:rsidRPr="00863E1C">
        <w:t>",</w:t>
      </w:r>
    </w:p>
    <w:p w14:paraId="09333220" w14:textId="77777777" w:rsidR="00863E1C" w:rsidRPr="00863E1C" w:rsidRDefault="00863E1C" w:rsidP="00863E1C">
      <w:r w:rsidRPr="00863E1C">
        <w:t>"name": "元宝"</w:t>
      </w:r>
    </w:p>
    <w:p w14:paraId="0C169A6B" w14:textId="77777777" w:rsidR="00863E1C" w:rsidRPr="00863E1C" w:rsidRDefault="00863E1C" w:rsidP="00863E1C">
      <w:r w:rsidRPr="00863E1C">
        <w:t>},</w:t>
      </w:r>
    </w:p>
    <w:p w14:paraId="5A2EC0F7" w14:textId="77777777" w:rsidR="00863E1C" w:rsidRPr="00863E1C" w:rsidRDefault="00863E1C" w:rsidP="00863E1C">
      <w:r w:rsidRPr="00863E1C">
        <w:t>"features": [</w:t>
      </w:r>
    </w:p>
    <w:p w14:paraId="4EADADDE" w14:textId="77777777" w:rsidR="00863E1C" w:rsidRPr="00863E1C" w:rsidRDefault="00863E1C" w:rsidP="00863E1C">
      <w:r w:rsidRPr="00863E1C">
        <w:t>{</w:t>
      </w:r>
    </w:p>
    <w:p w14:paraId="77F3EF9E" w14:textId="77777777" w:rsidR="00863E1C" w:rsidRPr="00863E1C" w:rsidRDefault="00863E1C" w:rsidP="00863E1C">
      <w:r w:rsidRPr="00863E1C">
        <w:lastRenderedPageBreak/>
        <w:t>"expand1</w:t>
      </w:r>
      <w:proofErr w:type="gramStart"/>
      <w:r w:rsidRPr="00863E1C">
        <w:t>": {</w:t>
      </w:r>
      <w:proofErr w:type="gramEnd"/>
    </w:p>
    <w:p w14:paraId="643C75A9" w14:textId="77777777" w:rsidR="00863E1C" w:rsidRPr="00863E1C" w:rsidRDefault="00863E1C" w:rsidP="00863E1C">
      <w:r w:rsidRPr="00863E1C">
        <w:t>"id": "1",</w:t>
      </w:r>
    </w:p>
    <w:p w14:paraId="7E7AB892" w14:textId="77777777" w:rsidR="00863E1C" w:rsidRPr="00863E1C" w:rsidRDefault="00863E1C" w:rsidP="00863E1C">
      <w:r w:rsidRPr="00863E1C">
        <w:t>"name": "名称1"</w:t>
      </w:r>
    </w:p>
    <w:p w14:paraId="4507B39F" w14:textId="77777777" w:rsidR="00863E1C" w:rsidRPr="00863E1C" w:rsidRDefault="00863E1C" w:rsidP="00863E1C">
      <w:r w:rsidRPr="00863E1C">
        <w:t>}</w:t>
      </w:r>
    </w:p>
    <w:p w14:paraId="5382BAE5" w14:textId="77777777" w:rsidR="00863E1C" w:rsidRPr="00863E1C" w:rsidRDefault="00863E1C" w:rsidP="00863E1C">
      <w:r w:rsidRPr="00863E1C">
        <w:t>}</w:t>
      </w:r>
    </w:p>
    <w:p w14:paraId="5948BEC1" w14:textId="77777777" w:rsidR="00863E1C" w:rsidRPr="00863E1C" w:rsidRDefault="00863E1C" w:rsidP="00863E1C">
      <w:r w:rsidRPr="00863E1C">
        <w:t>],</w:t>
      </w:r>
    </w:p>
    <w:p w14:paraId="56CACA9A" w14:textId="77777777" w:rsidR="00863E1C" w:rsidRPr="00863E1C" w:rsidRDefault="00863E1C" w:rsidP="00863E1C">
      <w:r w:rsidRPr="00863E1C">
        <w:t>   "</w:t>
      </w:r>
      <w:proofErr w:type="spellStart"/>
      <w:r w:rsidRPr="00863E1C">
        <w:t>userIp</w:t>
      </w:r>
      <w:proofErr w:type="spellEnd"/>
      <w:r w:rsidRPr="00863E1C">
        <w:t>": "127.0.0.1"</w:t>
      </w:r>
    </w:p>
    <w:p w14:paraId="3CCB63A4" w14:textId="77777777" w:rsidR="00863E1C" w:rsidRPr="00863E1C" w:rsidRDefault="00863E1C" w:rsidP="00863E1C">
      <w:r w:rsidRPr="00863E1C">
        <w:t>})</w:t>
      </w:r>
    </w:p>
    <w:p w14:paraId="61BA616B" w14:textId="77777777" w:rsidR="00863E1C" w:rsidRPr="00863E1C" w:rsidRDefault="00863E1C" w:rsidP="00863E1C">
      <w:r w:rsidRPr="00863E1C">
        <w:t>业务参数各字段说明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6"/>
        <w:gridCol w:w="1332"/>
        <w:gridCol w:w="1385"/>
        <w:gridCol w:w="1234"/>
        <w:gridCol w:w="2333"/>
      </w:tblGrid>
      <w:tr w:rsidR="00863E1C" w:rsidRPr="00863E1C" w14:paraId="5CF6C084" w14:textId="77777777">
        <w:tc>
          <w:tcPr>
            <w:tcW w:w="22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463833B7" w14:textId="77777777" w:rsidR="00863E1C" w:rsidRPr="00863E1C" w:rsidRDefault="00863E1C" w:rsidP="00863E1C">
            <w:r w:rsidRPr="00863E1C">
              <w:t>参数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7524D842" w14:textId="77777777" w:rsidR="00863E1C" w:rsidRPr="00863E1C" w:rsidRDefault="00863E1C" w:rsidP="00863E1C">
            <w:r w:rsidRPr="00863E1C">
              <w:t>含义</w:t>
            </w:r>
          </w:p>
        </w:tc>
        <w:tc>
          <w:tcPr>
            <w:tcW w:w="22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21894195" w14:textId="77777777" w:rsidR="00863E1C" w:rsidRPr="00863E1C" w:rsidRDefault="00863E1C" w:rsidP="00863E1C">
            <w:r w:rsidRPr="00863E1C">
              <w:t>类型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29A5B04C" w14:textId="77777777" w:rsidR="00863E1C" w:rsidRPr="00863E1C" w:rsidRDefault="00863E1C" w:rsidP="00863E1C">
            <w:r w:rsidRPr="00863E1C">
              <w:t>是否必填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54690BCE" w14:textId="77777777" w:rsidR="00863E1C" w:rsidRPr="00863E1C" w:rsidRDefault="00863E1C" w:rsidP="00863E1C">
            <w:r w:rsidRPr="00863E1C">
              <w:t>备注</w:t>
            </w:r>
          </w:p>
        </w:tc>
      </w:tr>
      <w:tr w:rsidR="00863E1C" w:rsidRPr="00863E1C" w14:paraId="21B42362" w14:textId="77777777">
        <w:tc>
          <w:tcPr>
            <w:tcW w:w="22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01446A43" w14:textId="77777777" w:rsidR="00863E1C" w:rsidRPr="00863E1C" w:rsidRDefault="00863E1C" w:rsidP="00863E1C">
            <w:proofErr w:type="spellStart"/>
            <w:r w:rsidRPr="00863E1C">
              <w:t>orderId</w:t>
            </w:r>
            <w:proofErr w:type="spellEnd"/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38AD4BCE" w14:textId="77777777" w:rsidR="00863E1C" w:rsidRPr="00863E1C" w:rsidRDefault="00863E1C" w:rsidP="00863E1C">
            <w:r w:rsidRPr="00863E1C">
              <w:t>京东订单号</w:t>
            </w:r>
          </w:p>
        </w:tc>
        <w:tc>
          <w:tcPr>
            <w:tcW w:w="22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6B41F1E8" w14:textId="77777777" w:rsidR="00863E1C" w:rsidRPr="00863E1C" w:rsidRDefault="00863E1C" w:rsidP="00863E1C">
            <w:r w:rsidRPr="00863E1C">
              <w:t>Long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5BEA2EF1" w14:textId="77777777" w:rsidR="00863E1C" w:rsidRPr="00863E1C" w:rsidRDefault="00863E1C" w:rsidP="00863E1C">
            <w:r w:rsidRPr="00863E1C">
              <w:t>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4217AF7D" w14:textId="77777777" w:rsidR="00863E1C" w:rsidRPr="00863E1C" w:rsidRDefault="00863E1C" w:rsidP="00863E1C">
            <w:r w:rsidRPr="00863E1C">
              <w:t>客户下单在京东生成的京东订单号9999900003</w:t>
            </w:r>
          </w:p>
        </w:tc>
      </w:tr>
      <w:tr w:rsidR="00863E1C" w:rsidRPr="00863E1C" w14:paraId="001A2C76" w14:textId="77777777">
        <w:tc>
          <w:tcPr>
            <w:tcW w:w="22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16BE1955" w14:textId="77777777" w:rsidR="00863E1C" w:rsidRPr="00863E1C" w:rsidRDefault="00863E1C" w:rsidP="00863E1C">
            <w:r w:rsidRPr="00863E1C">
              <w:t>pin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15DE843C" w14:textId="77777777" w:rsidR="00863E1C" w:rsidRPr="00863E1C" w:rsidRDefault="00863E1C" w:rsidP="00863E1C">
            <w:r w:rsidRPr="00863E1C">
              <w:t>用户pin</w:t>
            </w:r>
          </w:p>
        </w:tc>
        <w:tc>
          <w:tcPr>
            <w:tcW w:w="22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1483A7AC" w14:textId="77777777" w:rsidR="00863E1C" w:rsidRPr="00863E1C" w:rsidRDefault="00863E1C" w:rsidP="00863E1C">
            <w:r w:rsidRPr="00863E1C">
              <w:t>String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19C43BF7" w14:textId="77777777" w:rsidR="00863E1C" w:rsidRPr="00863E1C" w:rsidRDefault="00863E1C" w:rsidP="00863E1C"/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183D3B57" w14:textId="77777777" w:rsidR="00863E1C" w:rsidRPr="00863E1C" w:rsidRDefault="00863E1C" w:rsidP="00863E1C">
            <w:r w:rsidRPr="00863E1C">
              <w:t>下单用户pin</w:t>
            </w:r>
          </w:p>
        </w:tc>
      </w:tr>
      <w:tr w:rsidR="00863E1C" w:rsidRPr="00863E1C" w14:paraId="331E912D" w14:textId="77777777">
        <w:tc>
          <w:tcPr>
            <w:tcW w:w="22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072852A8" w14:textId="77777777" w:rsidR="00863E1C" w:rsidRPr="00863E1C" w:rsidRDefault="00863E1C" w:rsidP="00863E1C">
            <w:proofErr w:type="spellStart"/>
            <w:r w:rsidRPr="00863E1C">
              <w:t>buyNum</w:t>
            </w:r>
            <w:proofErr w:type="spellEnd"/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30F7BBD1" w14:textId="77777777" w:rsidR="00863E1C" w:rsidRPr="00863E1C" w:rsidRDefault="00863E1C" w:rsidP="00863E1C">
            <w:r w:rsidRPr="00863E1C">
              <w:t>购买数量</w:t>
            </w:r>
          </w:p>
        </w:tc>
        <w:tc>
          <w:tcPr>
            <w:tcW w:w="22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2AED1F67" w14:textId="77777777" w:rsidR="00863E1C" w:rsidRPr="00863E1C" w:rsidRDefault="00863E1C" w:rsidP="00863E1C">
            <w:r w:rsidRPr="00863E1C">
              <w:t>Int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65DA7EE1" w14:textId="77777777" w:rsidR="00863E1C" w:rsidRPr="00863E1C" w:rsidRDefault="00863E1C" w:rsidP="00863E1C">
            <w:r w:rsidRPr="00863E1C">
              <w:t>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0A4278BD" w14:textId="77777777" w:rsidR="00863E1C" w:rsidRPr="00863E1C" w:rsidRDefault="00863E1C" w:rsidP="00863E1C">
            <w:r w:rsidRPr="00863E1C">
              <w:t>如：10</w:t>
            </w:r>
          </w:p>
        </w:tc>
      </w:tr>
      <w:tr w:rsidR="00863E1C" w:rsidRPr="00863E1C" w14:paraId="69761A67" w14:textId="77777777">
        <w:tc>
          <w:tcPr>
            <w:tcW w:w="22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36B42CC3" w14:textId="77777777" w:rsidR="00863E1C" w:rsidRPr="00863E1C" w:rsidRDefault="00863E1C" w:rsidP="00863E1C">
            <w:proofErr w:type="spellStart"/>
            <w:r w:rsidRPr="00863E1C">
              <w:t>skuId</w:t>
            </w:r>
            <w:proofErr w:type="spellEnd"/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3925FE45" w14:textId="77777777" w:rsidR="00863E1C" w:rsidRPr="00863E1C" w:rsidRDefault="00863E1C" w:rsidP="00863E1C">
            <w:proofErr w:type="spellStart"/>
            <w:r w:rsidRPr="00863E1C">
              <w:t>skuId</w:t>
            </w:r>
            <w:proofErr w:type="spellEnd"/>
          </w:p>
        </w:tc>
        <w:tc>
          <w:tcPr>
            <w:tcW w:w="22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01987736" w14:textId="77777777" w:rsidR="00863E1C" w:rsidRPr="00863E1C" w:rsidRDefault="00863E1C" w:rsidP="00863E1C">
            <w:r w:rsidRPr="00863E1C">
              <w:t>Long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5121F36F" w14:textId="77777777" w:rsidR="00863E1C" w:rsidRPr="00863E1C" w:rsidRDefault="00863E1C" w:rsidP="00863E1C">
            <w:r w:rsidRPr="00863E1C">
              <w:t>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1E84D899" w14:textId="77777777" w:rsidR="00863E1C" w:rsidRPr="00863E1C" w:rsidRDefault="00863E1C" w:rsidP="00863E1C">
            <w:r w:rsidRPr="00863E1C">
              <w:t>对应京东的商品</w:t>
            </w:r>
            <w:proofErr w:type="spellStart"/>
            <w:r w:rsidRPr="00863E1C">
              <w:t>skuId</w:t>
            </w:r>
            <w:proofErr w:type="spellEnd"/>
          </w:p>
        </w:tc>
      </w:tr>
      <w:tr w:rsidR="00863E1C" w:rsidRPr="00863E1C" w14:paraId="10447DB2" w14:textId="77777777">
        <w:tc>
          <w:tcPr>
            <w:tcW w:w="22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72DFE3CA" w14:textId="77777777" w:rsidR="00863E1C" w:rsidRPr="00863E1C" w:rsidRDefault="00863E1C" w:rsidP="00863E1C">
            <w:proofErr w:type="spellStart"/>
            <w:r w:rsidRPr="00863E1C">
              <w:t>brandId</w:t>
            </w:r>
            <w:proofErr w:type="spellEnd"/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1232BEB0" w14:textId="77777777" w:rsidR="00863E1C" w:rsidRPr="00863E1C" w:rsidRDefault="00863E1C" w:rsidP="00863E1C">
            <w:r w:rsidRPr="00863E1C">
              <w:t>品牌ID</w:t>
            </w:r>
          </w:p>
        </w:tc>
        <w:tc>
          <w:tcPr>
            <w:tcW w:w="22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3FCA149E" w14:textId="77777777" w:rsidR="00863E1C" w:rsidRPr="00863E1C" w:rsidRDefault="00863E1C" w:rsidP="00863E1C">
            <w:r w:rsidRPr="00863E1C">
              <w:t>Long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4685D175" w14:textId="77777777" w:rsidR="00863E1C" w:rsidRPr="00863E1C" w:rsidRDefault="00863E1C" w:rsidP="00863E1C">
            <w:r w:rsidRPr="00863E1C">
              <w:t>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16C14A1A" w14:textId="77777777" w:rsidR="00863E1C" w:rsidRPr="00863E1C" w:rsidRDefault="00863E1C" w:rsidP="00863E1C">
            <w:r w:rsidRPr="00863E1C">
              <w:t>对应京东游戏品牌ID</w:t>
            </w:r>
          </w:p>
        </w:tc>
      </w:tr>
      <w:tr w:rsidR="00863E1C" w:rsidRPr="00863E1C" w14:paraId="0B450FE8" w14:textId="77777777">
        <w:tc>
          <w:tcPr>
            <w:tcW w:w="22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2E96DC9F" w14:textId="77777777" w:rsidR="00863E1C" w:rsidRPr="00863E1C" w:rsidRDefault="00863E1C" w:rsidP="00863E1C">
            <w:proofErr w:type="spellStart"/>
            <w:r w:rsidRPr="00863E1C">
              <w:t>userIp</w:t>
            </w:r>
            <w:proofErr w:type="spellEnd"/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6C9A9A1F" w14:textId="77777777" w:rsidR="00863E1C" w:rsidRPr="00863E1C" w:rsidRDefault="00863E1C" w:rsidP="00863E1C">
            <w:r w:rsidRPr="00863E1C">
              <w:t>用户</w:t>
            </w:r>
            <w:proofErr w:type="spellStart"/>
            <w:r w:rsidRPr="00863E1C">
              <w:t>ip</w:t>
            </w:r>
            <w:proofErr w:type="spellEnd"/>
            <w:r w:rsidRPr="00863E1C">
              <w:t>地址</w:t>
            </w:r>
          </w:p>
        </w:tc>
        <w:tc>
          <w:tcPr>
            <w:tcW w:w="22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021799B7" w14:textId="77777777" w:rsidR="00863E1C" w:rsidRPr="00863E1C" w:rsidRDefault="00863E1C" w:rsidP="00863E1C">
            <w:r w:rsidRPr="00863E1C">
              <w:t>String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5E70BE19" w14:textId="77777777" w:rsidR="00863E1C" w:rsidRPr="00863E1C" w:rsidRDefault="00863E1C" w:rsidP="00863E1C"/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26399CE7" w14:textId="77777777" w:rsidR="00863E1C" w:rsidRPr="00863E1C" w:rsidRDefault="00863E1C" w:rsidP="00863E1C">
            <w:r w:rsidRPr="00863E1C">
              <w:t>如：10.124.134.25</w:t>
            </w:r>
          </w:p>
        </w:tc>
      </w:tr>
      <w:tr w:rsidR="00863E1C" w:rsidRPr="00863E1C" w14:paraId="35F03D43" w14:textId="77777777">
        <w:tc>
          <w:tcPr>
            <w:tcW w:w="22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737FDD6B" w14:textId="77777777" w:rsidR="00863E1C" w:rsidRPr="00863E1C" w:rsidRDefault="00863E1C" w:rsidP="00863E1C">
            <w:proofErr w:type="spellStart"/>
            <w:r w:rsidRPr="00863E1C">
              <w:t>totalPrice</w:t>
            </w:r>
            <w:proofErr w:type="spellEnd"/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0B5E3D2C" w14:textId="77777777" w:rsidR="00863E1C" w:rsidRPr="00863E1C" w:rsidRDefault="00863E1C" w:rsidP="00863E1C">
            <w:r w:rsidRPr="00863E1C">
              <w:t>订单总价，商家应收款。</w:t>
            </w:r>
          </w:p>
        </w:tc>
        <w:tc>
          <w:tcPr>
            <w:tcW w:w="22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395D78A8" w14:textId="77777777" w:rsidR="00863E1C" w:rsidRPr="00863E1C" w:rsidRDefault="00863E1C" w:rsidP="00863E1C">
            <w:r w:rsidRPr="00863E1C">
              <w:t>Double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51EA9D4C" w14:textId="77777777" w:rsidR="00863E1C" w:rsidRPr="00863E1C" w:rsidRDefault="00863E1C" w:rsidP="00863E1C">
            <w:r w:rsidRPr="00863E1C">
              <w:t>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30A14567" w14:textId="77777777" w:rsidR="00863E1C" w:rsidRPr="00863E1C" w:rsidRDefault="00863E1C" w:rsidP="00863E1C">
            <w:r w:rsidRPr="00863E1C">
              <w:t>如：140.25</w:t>
            </w:r>
          </w:p>
        </w:tc>
      </w:tr>
      <w:tr w:rsidR="00863E1C" w:rsidRPr="00863E1C" w14:paraId="258CFCFE" w14:textId="77777777">
        <w:tc>
          <w:tcPr>
            <w:tcW w:w="22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6AF9B2" w14:textId="77777777" w:rsidR="00863E1C" w:rsidRPr="00863E1C" w:rsidRDefault="00863E1C" w:rsidP="00863E1C">
            <w:proofErr w:type="spellStart"/>
            <w:r w:rsidRPr="00863E1C">
              <w:t>jingBean</w:t>
            </w:r>
            <w:proofErr w:type="spellEnd"/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FA1103" w14:textId="77777777" w:rsidR="00863E1C" w:rsidRPr="00863E1C" w:rsidRDefault="00863E1C" w:rsidP="00863E1C">
            <w:r w:rsidRPr="00863E1C">
              <w:t>使用</w:t>
            </w:r>
            <w:proofErr w:type="gramStart"/>
            <w:r w:rsidRPr="00863E1C">
              <w:t>京豆金额</w:t>
            </w:r>
            <w:proofErr w:type="gramEnd"/>
          </w:p>
        </w:tc>
        <w:tc>
          <w:tcPr>
            <w:tcW w:w="22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6B506C" w14:textId="77777777" w:rsidR="00863E1C" w:rsidRPr="00863E1C" w:rsidRDefault="00863E1C" w:rsidP="00863E1C">
            <w:r w:rsidRPr="00863E1C">
              <w:t>Double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F8F8C7" w14:textId="77777777" w:rsidR="00863E1C" w:rsidRPr="00863E1C" w:rsidRDefault="00863E1C" w:rsidP="00863E1C">
            <w:r w:rsidRPr="00863E1C">
              <w:t>非必填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6CD750" w14:textId="77777777" w:rsidR="00863E1C" w:rsidRPr="00863E1C" w:rsidRDefault="00863E1C" w:rsidP="00863E1C">
            <w:r w:rsidRPr="00863E1C">
              <w:t>如：40.25</w:t>
            </w:r>
          </w:p>
        </w:tc>
      </w:tr>
      <w:tr w:rsidR="00863E1C" w:rsidRPr="00863E1C" w14:paraId="0C8AB193" w14:textId="77777777">
        <w:tc>
          <w:tcPr>
            <w:tcW w:w="22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2CD26987" w14:textId="77777777" w:rsidR="00863E1C" w:rsidRPr="00863E1C" w:rsidRDefault="00863E1C" w:rsidP="00863E1C">
            <w:r w:rsidRPr="00863E1C">
              <w:t>coupons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1F271DF0" w14:textId="77777777" w:rsidR="00863E1C" w:rsidRPr="00863E1C" w:rsidRDefault="00863E1C" w:rsidP="00863E1C">
            <w:r w:rsidRPr="00863E1C">
              <w:t>使用优惠券金额</w:t>
            </w:r>
          </w:p>
        </w:tc>
        <w:tc>
          <w:tcPr>
            <w:tcW w:w="22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3AB43503" w14:textId="77777777" w:rsidR="00863E1C" w:rsidRPr="00863E1C" w:rsidRDefault="00863E1C" w:rsidP="00863E1C">
            <w:r w:rsidRPr="00863E1C">
              <w:t>Double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2E62901A" w14:textId="77777777" w:rsidR="00863E1C" w:rsidRPr="00863E1C" w:rsidRDefault="00863E1C" w:rsidP="00863E1C">
            <w:r w:rsidRPr="00863E1C">
              <w:t>非必填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163F1163" w14:textId="77777777" w:rsidR="00863E1C" w:rsidRPr="00863E1C" w:rsidRDefault="00863E1C" w:rsidP="00863E1C">
            <w:r w:rsidRPr="00863E1C">
              <w:t>如：40.25</w:t>
            </w:r>
          </w:p>
        </w:tc>
      </w:tr>
      <w:tr w:rsidR="00863E1C" w:rsidRPr="00863E1C" w14:paraId="1C514922" w14:textId="77777777">
        <w:tc>
          <w:tcPr>
            <w:tcW w:w="22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3FCB0721" w14:textId="77777777" w:rsidR="00863E1C" w:rsidRPr="00863E1C" w:rsidRDefault="00863E1C" w:rsidP="00863E1C">
            <w:proofErr w:type="spellStart"/>
            <w:r w:rsidRPr="00863E1C">
              <w:t>gameAccount</w:t>
            </w:r>
            <w:proofErr w:type="spellEnd"/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6ADD55B3" w14:textId="77777777" w:rsidR="00863E1C" w:rsidRPr="00863E1C" w:rsidRDefault="00863E1C" w:rsidP="00863E1C">
            <w:r w:rsidRPr="00863E1C">
              <w:t>游戏</w:t>
            </w:r>
            <w:proofErr w:type="gramStart"/>
            <w:r w:rsidRPr="00863E1C">
              <w:t>帐号</w:t>
            </w:r>
            <w:proofErr w:type="gramEnd"/>
          </w:p>
        </w:tc>
        <w:tc>
          <w:tcPr>
            <w:tcW w:w="22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482DB6A1" w14:textId="77777777" w:rsidR="00863E1C" w:rsidRPr="00863E1C" w:rsidRDefault="00863E1C" w:rsidP="00863E1C">
            <w:r w:rsidRPr="00863E1C">
              <w:t>String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1CC4090B" w14:textId="77777777" w:rsidR="00863E1C" w:rsidRPr="00863E1C" w:rsidRDefault="00863E1C" w:rsidP="00863E1C">
            <w:r w:rsidRPr="00863E1C">
              <w:t>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279BBA92" w14:textId="77777777" w:rsidR="00863E1C" w:rsidRPr="00863E1C" w:rsidRDefault="00863E1C" w:rsidP="00863E1C">
            <w:r w:rsidRPr="00863E1C">
              <w:t>如：</w:t>
            </w:r>
            <w:proofErr w:type="spellStart"/>
            <w:r w:rsidRPr="00863E1C">
              <w:t>gitluochao</w:t>
            </w:r>
            <w:proofErr w:type="spellEnd"/>
          </w:p>
        </w:tc>
      </w:tr>
      <w:tr w:rsidR="00863E1C" w:rsidRPr="00863E1C" w14:paraId="345E22B3" w14:textId="77777777">
        <w:tc>
          <w:tcPr>
            <w:tcW w:w="22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756F6BE0" w14:textId="77777777" w:rsidR="00863E1C" w:rsidRPr="00863E1C" w:rsidRDefault="00863E1C" w:rsidP="00863E1C">
            <w:r w:rsidRPr="00863E1C">
              <w:t>permit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4E8A5800" w14:textId="77777777" w:rsidR="00863E1C" w:rsidRPr="00863E1C" w:rsidRDefault="00863E1C" w:rsidP="00863E1C">
            <w:r w:rsidRPr="00863E1C">
              <w:t>通行证</w:t>
            </w:r>
          </w:p>
        </w:tc>
        <w:tc>
          <w:tcPr>
            <w:tcW w:w="22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2C5ED9EF" w14:textId="77777777" w:rsidR="00863E1C" w:rsidRPr="00863E1C" w:rsidRDefault="00863E1C" w:rsidP="00863E1C">
            <w:r w:rsidRPr="00863E1C">
              <w:t>String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4DDB68CF" w14:textId="77777777" w:rsidR="00863E1C" w:rsidRPr="00863E1C" w:rsidRDefault="00863E1C" w:rsidP="00863E1C"/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7550B5DF" w14:textId="77777777" w:rsidR="00863E1C" w:rsidRPr="00863E1C" w:rsidRDefault="00863E1C" w:rsidP="00863E1C">
            <w:r w:rsidRPr="00863E1C">
              <w:t>如：魔</w:t>
            </w:r>
            <w:proofErr w:type="gramStart"/>
            <w:r w:rsidRPr="00863E1C">
              <w:t>兽世界的战网</w:t>
            </w:r>
            <w:proofErr w:type="gramEnd"/>
            <w:r w:rsidRPr="00863E1C">
              <w:t>通</w:t>
            </w:r>
            <w:r w:rsidRPr="00863E1C">
              <w:lastRenderedPageBreak/>
              <w:t>行证（双账号的情况）</w:t>
            </w:r>
          </w:p>
        </w:tc>
      </w:tr>
      <w:tr w:rsidR="00863E1C" w:rsidRPr="00863E1C" w14:paraId="0A39B601" w14:textId="77777777">
        <w:tc>
          <w:tcPr>
            <w:tcW w:w="22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1A65FC14" w14:textId="77777777" w:rsidR="00863E1C" w:rsidRPr="00863E1C" w:rsidRDefault="00863E1C" w:rsidP="00863E1C">
            <w:proofErr w:type="spellStart"/>
            <w:r w:rsidRPr="00863E1C">
              <w:lastRenderedPageBreak/>
              <w:t>gameAccountType</w:t>
            </w:r>
            <w:proofErr w:type="spellEnd"/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558456F1" w14:textId="77777777" w:rsidR="00863E1C" w:rsidRPr="00863E1C" w:rsidRDefault="00863E1C" w:rsidP="00863E1C">
            <w:r w:rsidRPr="00863E1C">
              <w:t>账号类型</w:t>
            </w:r>
          </w:p>
        </w:tc>
        <w:tc>
          <w:tcPr>
            <w:tcW w:w="22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510846EC" w14:textId="77777777" w:rsidR="00863E1C" w:rsidRPr="00863E1C" w:rsidRDefault="00863E1C" w:rsidP="00863E1C">
            <w:r w:rsidRPr="00863E1C">
              <w:t>Json格式字符串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4595B0BD" w14:textId="77777777" w:rsidR="00863E1C" w:rsidRPr="00863E1C" w:rsidRDefault="00863E1C" w:rsidP="00863E1C"/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1AAA16CF" w14:textId="77777777" w:rsidR="00863E1C" w:rsidRPr="00863E1C" w:rsidRDefault="00863E1C" w:rsidP="00863E1C">
            <w:r w:rsidRPr="00863E1C">
              <w:t>{“id”:</w:t>
            </w:r>
            <w:proofErr w:type="gramStart"/>
            <w:r w:rsidRPr="00863E1C">
              <w:t>”</w:t>
            </w:r>
            <w:proofErr w:type="gramEnd"/>
            <w:r w:rsidRPr="00863E1C">
              <w:t>51yx</w:t>
            </w:r>
            <w:proofErr w:type="gramStart"/>
            <w:r w:rsidRPr="00863E1C">
              <w:t>”</w:t>
            </w:r>
            <w:proofErr w:type="gramEnd"/>
            <w:r w:rsidRPr="00863E1C">
              <w:t>,</w:t>
            </w:r>
            <w:proofErr w:type="gramStart"/>
            <w:r w:rsidRPr="00863E1C">
              <w:t>”</w:t>
            </w:r>
            <w:proofErr w:type="gramEnd"/>
            <w:r w:rsidRPr="00863E1C">
              <w:t>name</w:t>
            </w:r>
            <w:proofErr w:type="gramStart"/>
            <w:r w:rsidRPr="00863E1C">
              <w:t>”</w:t>
            </w:r>
            <w:proofErr w:type="gramEnd"/>
            <w:r w:rsidRPr="00863E1C">
              <w:t>:</w:t>
            </w:r>
            <w:proofErr w:type="gramStart"/>
            <w:r w:rsidRPr="00863E1C">
              <w:t>”</w:t>
            </w:r>
            <w:proofErr w:type="gramEnd"/>
            <w:r w:rsidRPr="00863E1C">
              <w:t>神雕账号</w:t>
            </w:r>
            <w:proofErr w:type="gramStart"/>
            <w:r w:rsidRPr="00863E1C">
              <w:t>”</w:t>
            </w:r>
            <w:proofErr w:type="gramEnd"/>
            <w:r w:rsidRPr="00863E1C">
              <w:t>}</w:t>
            </w:r>
          </w:p>
        </w:tc>
      </w:tr>
      <w:tr w:rsidR="00863E1C" w:rsidRPr="00863E1C" w14:paraId="0008ADC1" w14:textId="77777777">
        <w:tc>
          <w:tcPr>
            <w:tcW w:w="22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6307FDAE" w14:textId="77777777" w:rsidR="00863E1C" w:rsidRPr="00863E1C" w:rsidRDefault="00863E1C" w:rsidP="00863E1C">
            <w:proofErr w:type="spellStart"/>
            <w:r w:rsidRPr="00863E1C">
              <w:t>chargeType</w:t>
            </w:r>
            <w:proofErr w:type="spellEnd"/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449BFAB1" w14:textId="77777777" w:rsidR="00863E1C" w:rsidRPr="00863E1C" w:rsidRDefault="00863E1C" w:rsidP="00863E1C">
            <w:r w:rsidRPr="00863E1C">
              <w:t>充</w:t>
            </w:r>
            <w:proofErr w:type="gramStart"/>
            <w:r w:rsidRPr="00863E1C">
              <w:t>值类型</w:t>
            </w:r>
            <w:proofErr w:type="gramEnd"/>
          </w:p>
        </w:tc>
        <w:tc>
          <w:tcPr>
            <w:tcW w:w="22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2EED2328" w14:textId="77777777" w:rsidR="00863E1C" w:rsidRPr="00863E1C" w:rsidRDefault="00863E1C" w:rsidP="00863E1C">
            <w:r w:rsidRPr="00863E1C">
              <w:t>Json格式字符串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5A6A7A9D" w14:textId="77777777" w:rsidR="00863E1C" w:rsidRPr="00863E1C" w:rsidRDefault="00863E1C" w:rsidP="00863E1C"/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41EEC502" w14:textId="77777777" w:rsidR="00863E1C" w:rsidRPr="00863E1C" w:rsidRDefault="00863E1C" w:rsidP="00863E1C">
            <w:r w:rsidRPr="00863E1C">
              <w:t>{“id”:</w:t>
            </w:r>
            <w:proofErr w:type="gramStart"/>
            <w:r w:rsidRPr="00863E1C">
              <w:t>”</w:t>
            </w:r>
            <w:proofErr w:type="spellStart"/>
            <w:proofErr w:type="gramEnd"/>
            <w:r w:rsidRPr="00863E1C">
              <w:t>Yuanbao</w:t>
            </w:r>
            <w:proofErr w:type="spellEnd"/>
            <w:proofErr w:type="gramStart"/>
            <w:r w:rsidRPr="00863E1C">
              <w:t>”</w:t>
            </w:r>
            <w:proofErr w:type="gramEnd"/>
            <w:r w:rsidRPr="00863E1C">
              <w:t>,</w:t>
            </w:r>
            <w:proofErr w:type="gramStart"/>
            <w:r w:rsidRPr="00863E1C">
              <w:t>”</w:t>
            </w:r>
            <w:proofErr w:type="gramEnd"/>
            <w:r w:rsidRPr="00863E1C">
              <w:t>name</w:t>
            </w:r>
            <w:proofErr w:type="gramStart"/>
            <w:r w:rsidRPr="00863E1C">
              <w:t>”</w:t>
            </w:r>
            <w:proofErr w:type="gramEnd"/>
            <w:r w:rsidRPr="00863E1C">
              <w:t>:</w:t>
            </w:r>
            <w:proofErr w:type="gramStart"/>
            <w:r w:rsidRPr="00863E1C">
              <w:t>”</w:t>
            </w:r>
            <w:proofErr w:type="gramEnd"/>
            <w:r w:rsidRPr="00863E1C">
              <w:t xml:space="preserve"> 元宝</w:t>
            </w:r>
            <w:proofErr w:type="gramStart"/>
            <w:r w:rsidRPr="00863E1C">
              <w:t>”</w:t>
            </w:r>
            <w:proofErr w:type="gramEnd"/>
            <w:r w:rsidRPr="00863E1C">
              <w:t>}</w:t>
            </w:r>
          </w:p>
        </w:tc>
      </w:tr>
      <w:tr w:rsidR="00863E1C" w:rsidRPr="00863E1C" w14:paraId="08CA7614" w14:textId="77777777">
        <w:tc>
          <w:tcPr>
            <w:tcW w:w="22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67FE784A" w14:textId="77777777" w:rsidR="00863E1C" w:rsidRPr="00863E1C" w:rsidRDefault="00863E1C" w:rsidP="00863E1C">
            <w:proofErr w:type="spellStart"/>
            <w:r w:rsidRPr="00863E1C">
              <w:t>gameArea</w:t>
            </w:r>
            <w:proofErr w:type="spellEnd"/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28598B0C" w14:textId="77777777" w:rsidR="00863E1C" w:rsidRPr="00863E1C" w:rsidRDefault="00863E1C" w:rsidP="00863E1C">
            <w:r w:rsidRPr="00863E1C">
              <w:t>游戏区</w:t>
            </w:r>
          </w:p>
        </w:tc>
        <w:tc>
          <w:tcPr>
            <w:tcW w:w="22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0E381C83" w14:textId="77777777" w:rsidR="00863E1C" w:rsidRPr="00863E1C" w:rsidRDefault="00863E1C" w:rsidP="00863E1C">
            <w:r w:rsidRPr="00863E1C">
              <w:t>JSON格式字符串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19AA7634" w14:textId="77777777" w:rsidR="00863E1C" w:rsidRPr="00863E1C" w:rsidRDefault="00863E1C" w:rsidP="00863E1C"/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3B856D9A" w14:textId="77777777" w:rsidR="00863E1C" w:rsidRPr="00863E1C" w:rsidRDefault="00863E1C" w:rsidP="00863E1C">
            <w:r w:rsidRPr="00863E1C">
              <w:t>{“id”:</w:t>
            </w:r>
            <w:proofErr w:type="gramStart"/>
            <w:r w:rsidRPr="00863E1C">
              <w:t>”</w:t>
            </w:r>
            <w:proofErr w:type="gramEnd"/>
            <w:r w:rsidRPr="00863E1C">
              <w:t>298</w:t>
            </w:r>
            <w:proofErr w:type="gramStart"/>
            <w:r w:rsidRPr="00863E1C">
              <w:t>”</w:t>
            </w:r>
            <w:proofErr w:type="gramEnd"/>
            <w:r w:rsidRPr="00863E1C">
              <w:t>,</w:t>
            </w:r>
            <w:proofErr w:type="gramStart"/>
            <w:r w:rsidRPr="00863E1C">
              <w:t>”</w:t>
            </w:r>
            <w:proofErr w:type="gramEnd"/>
            <w:r w:rsidRPr="00863E1C">
              <w:t>name</w:t>
            </w:r>
            <w:proofErr w:type="gramStart"/>
            <w:r w:rsidRPr="00863E1C">
              <w:t>”</w:t>
            </w:r>
            <w:proofErr w:type="gramEnd"/>
            <w:r w:rsidRPr="00863E1C">
              <w:t>:</w:t>
            </w:r>
            <w:proofErr w:type="gramStart"/>
            <w:r w:rsidRPr="00863E1C">
              <w:t>”</w:t>
            </w:r>
            <w:proofErr w:type="gramEnd"/>
            <w:r w:rsidRPr="00863E1C">
              <w:t xml:space="preserve"> 61区巴山蜀水</w:t>
            </w:r>
            <w:proofErr w:type="gramStart"/>
            <w:r w:rsidRPr="00863E1C">
              <w:t>”</w:t>
            </w:r>
            <w:proofErr w:type="gramEnd"/>
            <w:r w:rsidRPr="00863E1C">
              <w:t>}</w:t>
            </w:r>
          </w:p>
        </w:tc>
      </w:tr>
      <w:tr w:rsidR="00863E1C" w:rsidRPr="00863E1C" w14:paraId="10771F6F" w14:textId="77777777">
        <w:tc>
          <w:tcPr>
            <w:tcW w:w="22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5A209B88" w14:textId="77777777" w:rsidR="00863E1C" w:rsidRPr="00863E1C" w:rsidRDefault="00863E1C" w:rsidP="00863E1C">
            <w:proofErr w:type="spellStart"/>
            <w:r w:rsidRPr="00863E1C">
              <w:t>gameServer</w:t>
            </w:r>
            <w:proofErr w:type="spellEnd"/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2FFB8813" w14:textId="77777777" w:rsidR="00863E1C" w:rsidRPr="00863E1C" w:rsidRDefault="00863E1C" w:rsidP="00863E1C">
            <w:r w:rsidRPr="00863E1C">
              <w:t>游戏所在服</w:t>
            </w:r>
          </w:p>
        </w:tc>
        <w:tc>
          <w:tcPr>
            <w:tcW w:w="22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5FA0084F" w14:textId="77777777" w:rsidR="00863E1C" w:rsidRPr="00863E1C" w:rsidRDefault="00863E1C" w:rsidP="00863E1C">
            <w:r w:rsidRPr="00863E1C">
              <w:t>JSON格式字符串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196B9C83" w14:textId="77777777" w:rsidR="00863E1C" w:rsidRPr="00863E1C" w:rsidRDefault="00863E1C" w:rsidP="00863E1C"/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506010F3" w14:textId="77777777" w:rsidR="00863E1C" w:rsidRPr="00863E1C" w:rsidRDefault="00863E1C" w:rsidP="00863E1C">
            <w:r w:rsidRPr="00863E1C">
              <w:t>{“id”:</w:t>
            </w:r>
            <w:proofErr w:type="gramStart"/>
            <w:r w:rsidRPr="00863E1C">
              <w:t>”</w:t>
            </w:r>
            <w:proofErr w:type="gramEnd"/>
            <w:r w:rsidRPr="00863E1C">
              <w:t xml:space="preserve"> 10</w:t>
            </w:r>
            <w:proofErr w:type="gramStart"/>
            <w:r w:rsidRPr="00863E1C">
              <w:t>”</w:t>
            </w:r>
            <w:proofErr w:type="gramEnd"/>
            <w:r w:rsidRPr="00863E1C">
              <w:t>,</w:t>
            </w:r>
            <w:proofErr w:type="gramStart"/>
            <w:r w:rsidRPr="00863E1C">
              <w:t>”</w:t>
            </w:r>
            <w:proofErr w:type="gramEnd"/>
            <w:r w:rsidRPr="00863E1C">
              <w:t>name</w:t>
            </w:r>
            <w:proofErr w:type="gramStart"/>
            <w:r w:rsidRPr="00863E1C">
              <w:t>”</w:t>
            </w:r>
            <w:proofErr w:type="gramEnd"/>
            <w:r w:rsidRPr="00863E1C">
              <w:t>:</w:t>
            </w:r>
            <w:proofErr w:type="gramStart"/>
            <w:r w:rsidRPr="00863E1C">
              <w:t>”</w:t>
            </w:r>
            <w:proofErr w:type="gramEnd"/>
            <w:r w:rsidRPr="00863E1C">
              <w:t>巴蜀万里</w:t>
            </w:r>
            <w:proofErr w:type="gramStart"/>
            <w:r w:rsidRPr="00863E1C">
              <w:t>”</w:t>
            </w:r>
            <w:proofErr w:type="gramEnd"/>
            <w:r w:rsidRPr="00863E1C">
              <w:t>}</w:t>
            </w:r>
          </w:p>
        </w:tc>
      </w:tr>
      <w:tr w:rsidR="00863E1C" w:rsidRPr="00863E1C" w14:paraId="7C9FB67F" w14:textId="77777777">
        <w:tc>
          <w:tcPr>
            <w:tcW w:w="22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44FDA10B" w14:textId="77777777" w:rsidR="00863E1C" w:rsidRPr="00863E1C" w:rsidRDefault="00863E1C" w:rsidP="00863E1C">
            <w:r w:rsidRPr="00863E1C">
              <w:t>address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5117F3EB" w14:textId="77777777" w:rsidR="00863E1C" w:rsidRPr="00863E1C" w:rsidRDefault="00863E1C" w:rsidP="00863E1C">
            <w:r w:rsidRPr="00863E1C">
              <w:t>收货地址</w:t>
            </w:r>
          </w:p>
        </w:tc>
        <w:tc>
          <w:tcPr>
            <w:tcW w:w="22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1EF55ECE" w14:textId="77777777" w:rsidR="00863E1C" w:rsidRPr="00863E1C" w:rsidRDefault="00863E1C" w:rsidP="00863E1C">
            <w:r w:rsidRPr="00863E1C">
              <w:t>JSON格式字符串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4642D5E9" w14:textId="77777777" w:rsidR="00863E1C" w:rsidRPr="00863E1C" w:rsidRDefault="00863E1C" w:rsidP="00863E1C"/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0D1513A7" w14:textId="77777777" w:rsidR="00863E1C" w:rsidRPr="00863E1C" w:rsidRDefault="00863E1C" w:rsidP="00863E1C">
            <w:r w:rsidRPr="00863E1C">
              <w:t>{“name”:” 收件人名</w:t>
            </w:r>
            <w:proofErr w:type="gramStart"/>
            <w:r w:rsidRPr="00863E1C">
              <w:t>”</w:t>
            </w:r>
            <w:proofErr w:type="gramEnd"/>
            <w:r w:rsidRPr="00863E1C">
              <w:t>,</w:t>
            </w:r>
            <w:proofErr w:type="gramStart"/>
            <w:r w:rsidRPr="00863E1C">
              <w:t>”</w:t>
            </w:r>
            <w:proofErr w:type="gramEnd"/>
            <w:r w:rsidRPr="00863E1C">
              <w:t>address</w:t>
            </w:r>
            <w:proofErr w:type="gramStart"/>
            <w:r w:rsidRPr="00863E1C">
              <w:t>”</w:t>
            </w:r>
            <w:proofErr w:type="gramEnd"/>
            <w:r w:rsidRPr="00863E1C">
              <w:t>:"地址",</w:t>
            </w:r>
            <w:proofErr w:type="gramStart"/>
            <w:r w:rsidRPr="00863E1C">
              <w:t>”</w:t>
            </w:r>
            <w:proofErr w:type="gramEnd"/>
            <w:r w:rsidRPr="00863E1C">
              <w:t>phone</w:t>
            </w:r>
            <w:proofErr w:type="gramStart"/>
            <w:r w:rsidRPr="00863E1C">
              <w:t>”</w:t>
            </w:r>
            <w:proofErr w:type="gramEnd"/>
            <w:r w:rsidRPr="00863E1C">
              <w:t>:"手机号"</w:t>
            </w:r>
          </w:p>
        </w:tc>
      </w:tr>
      <w:tr w:rsidR="00863E1C" w:rsidRPr="00863E1C" w14:paraId="4B4B983F" w14:textId="77777777">
        <w:tc>
          <w:tcPr>
            <w:tcW w:w="22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16291542" w14:textId="77777777" w:rsidR="00863E1C" w:rsidRPr="00863E1C" w:rsidRDefault="00863E1C" w:rsidP="00863E1C">
            <w:r w:rsidRPr="00863E1C">
              <w:t>type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412146D7" w14:textId="77777777" w:rsidR="00863E1C" w:rsidRPr="00863E1C" w:rsidRDefault="00863E1C" w:rsidP="00863E1C">
            <w:r w:rsidRPr="00863E1C">
              <w:t>充</w:t>
            </w:r>
            <w:proofErr w:type="gramStart"/>
            <w:r w:rsidRPr="00863E1C">
              <w:t>值类型</w:t>
            </w:r>
            <w:proofErr w:type="gramEnd"/>
          </w:p>
        </w:tc>
        <w:tc>
          <w:tcPr>
            <w:tcW w:w="22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34A772FC" w14:textId="77777777" w:rsidR="00863E1C" w:rsidRPr="00863E1C" w:rsidRDefault="00863E1C" w:rsidP="00863E1C">
            <w:r w:rsidRPr="00863E1C">
              <w:t>Int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16F2EEF6" w14:textId="77777777" w:rsidR="00863E1C" w:rsidRPr="00863E1C" w:rsidRDefault="00863E1C" w:rsidP="00863E1C">
            <w:r w:rsidRPr="00863E1C">
              <w:t>非必填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00C61CCD" w14:textId="77777777" w:rsidR="00863E1C" w:rsidRPr="00863E1C" w:rsidRDefault="00863E1C" w:rsidP="00863E1C">
            <w:r w:rsidRPr="00863E1C">
              <w:t>0或者</w:t>
            </w:r>
            <w:proofErr w:type="gramStart"/>
            <w:r w:rsidRPr="00863E1C">
              <w:t>空都是</w:t>
            </w:r>
            <w:proofErr w:type="gramEnd"/>
            <w:r w:rsidRPr="00863E1C">
              <w:t>正常订单充值，1为赠品权益充值；为1时rights不</w:t>
            </w:r>
            <w:proofErr w:type="gramStart"/>
            <w:r w:rsidRPr="00863E1C">
              <w:t>为空必填</w:t>
            </w:r>
            <w:proofErr w:type="gramEnd"/>
          </w:p>
        </w:tc>
      </w:tr>
      <w:tr w:rsidR="00863E1C" w:rsidRPr="00863E1C" w14:paraId="695D070C" w14:textId="77777777">
        <w:tc>
          <w:tcPr>
            <w:tcW w:w="22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2E1C966F" w14:textId="77777777" w:rsidR="00863E1C" w:rsidRPr="00863E1C" w:rsidRDefault="00863E1C" w:rsidP="00863E1C">
            <w:r w:rsidRPr="00863E1C">
              <w:t>rights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19C3F4B2" w14:textId="77777777" w:rsidR="00863E1C" w:rsidRPr="00863E1C" w:rsidRDefault="00863E1C" w:rsidP="00863E1C">
            <w:r w:rsidRPr="00863E1C">
              <w:t>Rights赠品权益账户信息</w:t>
            </w:r>
          </w:p>
        </w:tc>
        <w:tc>
          <w:tcPr>
            <w:tcW w:w="22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0D8F1860" w14:textId="77777777" w:rsidR="00863E1C" w:rsidRPr="00863E1C" w:rsidRDefault="00863E1C" w:rsidP="00863E1C">
            <w:r w:rsidRPr="00863E1C">
              <w:t>JSON数组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45A6C7D5" w14:textId="77777777" w:rsidR="00863E1C" w:rsidRPr="00863E1C" w:rsidRDefault="00863E1C" w:rsidP="00863E1C">
            <w:r w:rsidRPr="00863E1C">
              <w:t>非必填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2A4D0F9F" w14:textId="77777777" w:rsidR="00863E1C" w:rsidRPr="00863E1C" w:rsidRDefault="00863E1C" w:rsidP="00863E1C">
            <w:r w:rsidRPr="00863E1C">
              <w:t>[{</w:t>
            </w:r>
            <w:proofErr w:type="spellStart"/>
            <w:r w:rsidRPr="00863E1C">
              <w:t>key:value</w:t>
            </w:r>
            <w:proofErr w:type="spellEnd"/>
            <w:proofErr w:type="gramStart"/>
            <w:r w:rsidRPr="00863E1C">
              <w:t>},{},{</w:t>
            </w:r>
            <w:proofErr w:type="gramEnd"/>
            <w:r w:rsidRPr="00863E1C">
              <w:t>}]</w:t>
            </w:r>
          </w:p>
        </w:tc>
      </w:tr>
      <w:tr w:rsidR="00863E1C" w:rsidRPr="00863E1C" w14:paraId="55C6629D" w14:textId="77777777">
        <w:tc>
          <w:tcPr>
            <w:tcW w:w="22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30E451B8" w14:textId="77777777" w:rsidR="00863E1C" w:rsidRPr="00863E1C" w:rsidRDefault="00863E1C" w:rsidP="00863E1C">
            <w:r w:rsidRPr="00863E1C">
              <w:t>features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421FCB12" w14:textId="77777777" w:rsidR="00863E1C" w:rsidRPr="00863E1C" w:rsidRDefault="00863E1C" w:rsidP="00863E1C">
            <w:r w:rsidRPr="00863E1C">
              <w:t>JSON格式字符串</w:t>
            </w:r>
          </w:p>
        </w:tc>
        <w:tc>
          <w:tcPr>
            <w:tcW w:w="22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58BE5977" w14:textId="77777777" w:rsidR="00863E1C" w:rsidRPr="00863E1C" w:rsidRDefault="00863E1C" w:rsidP="00863E1C">
            <w:r w:rsidRPr="00863E1C">
              <w:t>String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197B0199" w14:textId="77777777" w:rsidR="00863E1C" w:rsidRPr="00863E1C" w:rsidRDefault="00863E1C" w:rsidP="00863E1C">
            <w:r w:rsidRPr="00863E1C">
              <w:t>Json串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1EF91C7B" w14:textId="77777777" w:rsidR="00863E1C" w:rsidRPr="00863E1C" w:rsidRDefault="00863E1C" w:rsidP="00863E1C">
            <w:r w:rsidRPr="00863E1C">
              <w:t>K/V类型的</w:t>
            </w:r>
            <w:proofErr w:type="spellStart"/>
            <w:r w:rsidRPr="00863E1C">
              <w:t>json</w:t>
            </w:r>
            <w:proofErr w:type="spellEnd"/>
            <w:r w:rsidRPr="00863E1C">
              <w:t>串</w:t>
            </w:r>
          </w:p>
        </w:tc>
      </w:tr>
      <w:tr w:rsidR="00863E1C" w:rsidRPr="00863E1C" w14:paraId="341FE46B" w14:textId="77777777">
        <w:tc>
          <w:tcPr>
            <w:tcW w:w="22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36C20943" w14:textId="77777777" w:rsidR="00863E1C" w:rsidRPr="00863E1C" w:rsidRDefault="00863E1C" w:rsidP="00863E1C">
            <w:proofErr w:type="spellStart"/>
            <w:r w:rsidRPr="00863E1C">
              <w:t>outId</w:t>
            </w:r>
            <w:proofErr w:type="spellEnd"/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4CEA1C37" w14:textId="77777777" w:rsidR="00863E1C" w:rsidRPr="00863E1C" w:rsidRDefault="00863E1C" w:rsidP="00863E1C">
            <w:r w:rsidRPr="00863E1C">
              <w:t>商品在外部商家的编号</w:t>
            </w:r>
          </w:p>
        </w:tc>
        <w:tc>
          <w:tcPr>
            <w:tcW w:w="22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4C4951C1" w14:textId="77777777" w:rsidR="00863E1C" w:rsidRPr="00863E1C" w:rsidRDefault="00863E1C" w:rsidP="00863E1C">
            <w:r w:rsidRPr="00863E1C">
              <w:t>String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33D248E8" w14:textId="77777777" w:rsidR="00863E1C" w:rsidRPr="00863E1C" w:rsidRDefault="00863E1C" w:rsidP="00863E1C"/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2543C66C" w14:textId="77777777" w:rsidR="00863E1C" w:rsidRPr="00863E1C" w:rsidRDefault="00863E1C" w:rsidP="00863E1C">
            <w:r w:rsidRPr="00863E1C">
              <w:t>“test”</w:t>
            </w:r>
          </w:p>
        </w:tc>
      </w:tr>
      <w:tr w:rsidR="00863E1C" w:rsidRPr="00863E1C" w14:paraId="0561B2A5" w14:textId="77777777">
        <w:tc>
          <w:tcPr>
            <w:tcW w:w="22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468AA5C7" w14:textId="77777777" w:rsidR="00863E1C" w:rsidRPr="00863E1C" w:rsidRDefault="00863E1C" w:rsidP="00863E1C">
            <w:proofErr w:type="spellStart"/>
            <w:r w:rsidRPr="00863E1C">
              <w:t>promotionPrice</w:t>
            </w:r>
            <w:proofErr w:type="spellEnd"/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50069304" w14:textId="77777777" w:rsidR="00863E1C" w:rsidRPr="00863E1C" w:rsidRDefault="00863E1C" w:rsidP="00863E1C">
            <w:r w:rsidRPr="00863E1C">
              <w:t>单品等促销（满减、</w:t>
            </w:r>
            <w:proofErr w:type="gramStart"/>
            <w:r w:rsidRPr="00863E1C">
              <w:t>立减等</w:t>
            </w:r>
            <w:proofErr w:type="gramEnd"/>
            <w:r w:rsidRPr="00863E1C">
              <w:t>）</w:t>
            </w:r>
            <w:proofErr w:type="gramStart"/>
            <w:r w:rsidRPr="00863E1C">
              <w:t>后优惠</w:t>
            </w:r>
            <w:proofErr w:type="gramEnd"/>
            <w:r w:rsidRPr="00863E1C">
              <w:t>后价格</w:t>
            </w:r>
          </w:p>
        </w:tc>
        <w:tc>
          <w:tcPr>
            <w:tcW w:w="22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2742E47C" w14:textId="77777777" w:rsidR="00863E1C" w:rsidRPr="00863E1C" w:rsidRDefault="00863E1C" w:rsidP="00863E1C">
            <w:r w:rsidRPr="00863E1C">
              <w:t>String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4C442F54" w14:textId="77777777" w:rsidR="00863E1C" w:rsidRPr="00863E1C" w:rsidRDefault="00863E1C" w:rsidP="00863E1C">
            <w:r w:rsidRPr="00863E1C">
              <w:t>非必填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6ED891E3" w14:textId="77777777" w:rsidR="00863E1C" w:rsidRPr="00863E1C" w:rsidRDefault="00863E1C" w:rsidP="00863E1C">
            <w:r w:rsidRPr="00863E1C">
              <w:t>自动续费场景下，为命中品牌身份标签的价格；</w:t>
            </w:r>
          </w:p>
        </w:tc>
      </w:tr>
    </w:tbl>
    <w:p w14:paraId="100F1D1D" w14:textId="77777777" w:rsidR="00863E1C" w:rsidRPr="00863E1C" w:rsidRDefault="00863E1C" w:rsidP="00863E1C">
      <w:r w:rsidRPr="00863E1C">
        <w:t>Rights权益账户信息说明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1632"/>
        <w:gridCol w:w="1654"/>
        <w:gridCol w:w="1529"/>
        <w:gridCol w:w="1660"/>
      </w:tblGrid>
      <w:tr w:rsidR="00863E1C" w:rsidRPr="00863E1C" w14:paraId="79134D95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2EDCABB7" w14:textId="77777777" w:rsidR="00863E1C" w:rsidRPr="00863E1C" w:rsidRDefault="00863E1C" w:rsidP="00863E1C">
            <w:r w:rsidRPr="00863E1C">
              <w:t>参数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62B45E93" w14:textId="77777777" w:rsidR="00863E1C" w:rsidRPr="00863E1C" w:rsidRDefault="00863E1C" w:rsidP="00863E1C">
            <w:r w:rsidRPr="00863E1C">
              <w:t>含义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3C9D181A" w14:textId="77777777" w:rsidR="00863E1C" w:rsidRPr="00863E1C" w:rsidRDefault="00863E1C" w:rsidP="00863E1C">
            <w:r w:rsidRPr="00863E1C">
              <w:t>类型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71B26A18" w14:textId="77777777" w:rsidR="00863E1C" w:rsidRPr="00863E1C" w:rsidRDefault="00863E1C" w:rsidP="00863E1C">
            <w:r w:rsidRPr="00863E1C">
              <w:t>是否必填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649D13F3" w14:textId="77777777" w:rsidR="00863E1C" w:rsidRPr="00863E1C" w:rsidRDefault="00863E1C" w:rsidP="00863E1C">
            <w:r w:rsidRPr="00863E1C">
              <w:t>备注</w:t>
            </w:r>
          </w:p>
        </w:tc>
      </w:tr>
      <w:tr w:rsidR="00863E1C" w:rsidRPr="00863E1C" w14:paraId="086E4E10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74943414" w14:textId="77777777" w:rsidR="00863E1C" w:rsidRPr="00863E1C" w:rsidRDefault="00863E1C" w:rsidP="00863E1C">
            <w:proofErr w:type="spellStart"/>
            <w:r w:rsidRPr="00863E1C">
              <w:t>rightsId</w:t>
            </w:r>
            <w:proofErr w:type="spellEnd"/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749ED348" w14:textId="77777777" w:rsidR="00863E1C" w:rsidRPr="00863E1C" w:rsidRDefault="00863E1C" w:rsidP="00863E1C">
            <w:r w:rsidRPr="00863E1C">
              <w:t>赠品权益单号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0C1C6047" w14:textId="77777777" w:rsidR="00863E1C" w:rsidRPr="00863E1C" w:rsidRDefault="00863E1C" w:rsidP="00863E1C">
            <w:r w:rsidRPr="00863E1C">
              <w:t>Long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37A645A8" w14:textId="77777777" w:rsidR="00863E1C" w:rsidRPr="00863E1C" w:rsidRDefault="00863E1C" w:rsidP="00863E1C">
            <w:r w:rsidRPr="00863E1C">
              <w:t>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00CB0AE9" w14:textId="77777777" w:rsidR="00863E1C" w:rsidRPr="00863E1C" w:rsidRDefault="00863E1C" w:rsidP="00863E1C">
            <w:r w:rsidRPr="00863E1C">
              <w:t>赠品充值权益单号</w:t>
            </w:r>
          </w:p>
        </w:tc>
      </w:tr>
      <w:tr w:rsidR="00863E1C" w:rsidRPr="00863E1C" w14:paraId="34737017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0AB55EE2" w14:textId="77777777" w:rsidR="00863E1C" w:rsidRPr="00863E1C" w:rsidRDefault="00863E1C" w:rsidP="00863E1C">
            <w:proofErr w:type="spellStart"/>
            <w:r w:rsidRPr="00863E1C">
              <w:lastRenderedPageBreak/>
              <w:t>buyNum</w:t>
            </w:r>
            <w:proofErr w:type="spellEnd"/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6B05C360" w14:textId="77777777" w:rsidR="00863E1C" w:rsidRPr="00863E1C" w:rsidRDefault="00863E1C" w:rsidP="00863E1C">
            <w:r w:rsidRPr="00863E1C">
              <w:t>购买数量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57253611" w14:textId="77777777" w:rsidR="00863E1C" w:rsidRPr="00863E1C" w:rsidRDefault="00863E1C" w:rsidP="00863E1C">
            <w:r w:rsidRPr="00863E1C">
              <w:t>Int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499819E5" w14:textId="77777777" w:rsidR="00863E1C" w:rsidRPr="00863E1C" w:rsidRDefault="00863E1C" w:rsidP="00863E1C">
            <w:r w:rsidRPr="00863E1C">
              <w:t>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6B26395C" w14:textId="77777777" w:rsidR="00863E1C" w:rsidRPr="00863E1C" w:rsidRDefault="00863E1C" w:rsidP="00863E1C">
            <w:r w:rsidRPr="00863E1C">
              <w:t>如：10</w:t>
            </w:r>
          </w:p>
        </w:tc>
      </w:tr>
      <w:tr w:rsidR="00863E1C" w:rsidRPr="00863E1C" w14:paraId="6DC90ACF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4B9FEAF6" w14:textId="77777777" w:rsidR="00863E1C" w:rsidRPr="00863E1C" w:rsidRDefault="00863E1C" w:rsidP="00863E1C">
            <w:proofErr w:type="spellStart"/>
            <w:r w:rsidRPr="00863E1C">
              <w:t>skuId</w:t>
            </w:r>
            <w:proofErr w:type="spellEnd"/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5105B995" w14:textId="77777777" w:rsidR="00863E1C" w:rsidRPr="00863E1C" w:rsidRDefault="00863E1C" w:rsidP="00863E1C">
            <w:proofErr w:type="spellStart"/>
            <w:r w:rsidRPr="00863E1C">
              <w:t>skuId</w:t>
            </w:r>
            <w:proofErr w:type="spellEnd"/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63AD5747" w14:textId="77777777" w:rsidR="00863E1C" w:rsidRPr="00863E1C" w:rsidRDefault="00863E1C" w:rsidP="00863E1C">
            <w:r w:rsidRPr="00863E1C">
              <w:t>Long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0BFA29F2" w14:textId="77777777" w:rsidR="00863E1C" w:rsidRPr="00863E1C" w:rsidRDefault="00863E1C" w:rsidP="00863E1C">
            <w:r w:rsidRPr="00863E1C">
              <w:t>否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1727D2A7" w14:textId="77777777" w:rsidR="00863E1C" w:rsidRPr="00863E1C" w:rsidRDefault="00863E1C" w:rsidP="00863E1C">
            <w:r w:rsidRPr="00863E1C">
              <w:t>对应京东的商品</w:t>
            </w:r>
            <w:proofErr w:type="spellStart"/>
            <w:r w:rsidRPr="00863E1C">
              <w:t>skuId</w:t>
            </w:r>
            <w:proofErr w:type="spellEnd"/>
          </w:p>
        </w:tc>
      </w:tr>
      <w:tr w:rsidR="00863E1C" w:rsidRPr="00863E1C" w14:paraId="2BE324FA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54B0A59A" w14:textId="77777777" w:rsidR="00863E1C" w:rsidRPr="00863E1C" w:rsidRDefault="00863E1C" w:rsidP="00863E1C">
            <w:proofErr w:type="spellStart"/>
            <w:r w:rsidRPr="00863E1C">
              <w:t>rightsType</w:t>
            </w:r>
            <w:proofErr w:type="spellEnd"/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17CDEF45" w14:textId="77777777" w:rsidR="00863E1C" w:rsidRPr="00863E1C" w:rsidRDefault="00863E1C" w:rsidP="00863E1C">
            <w:r w:rsidRPr="00863E1C">
              <w:t>权益类型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5260FA3D" w14:textId="77777777" w:rsidR="00863E1C" w:rsidRPr="00863E1C" w:rsidRDefault="00863E1C" w:rsidP="00863E1C">
            <w:r w:rsidRPr="00863E1C">
              <w:t>Int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6D6CDDA2" w14:textId="77777777" w:rsidR="00863E1C" w:rsidRPr="00863E1C" w:rsidRDefault="00863E1C" w:rsidP="00863E1C">
            <w:r w:rsidRPr="00863E1C">
              <w:t>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047F8A23" w14:textId="77777777" w:rsidR="00863E1C" w:rsidRPr="00863E1C" w:rsidRDefault="00863E1C" w:rsidP="00863E1C">
            <w:r w:rsidRPr="00863E1C">
              <w:t>见权益类型信息</w:t>
            </w:r>
          </w:p>
        </w:tc>
      </w:tr>
      <w:tr w:rsidR="00863E1C" w:rsidRPr="00863E1C" w14:paraId="3107D380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440E5081" w14:textId="77777777" w:rsidR="00863E1C" w:rsidRPr="00863E1C" w:rsidRDefault="00863E1C" w:rsidP="00863E1C">
            <w:r w:rsidRPr="00863E1C">
              <w:t>account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74333BDA" w14:textId="77777777" w:rsidR="00863E1C" w:rsidRPr="00863E1C" w:rsidRDefault="00863E1C" w:rsidP="00863E1C">
            <w:r w:rsidRPr="00863E1C">
              <w:t>赠品权益充值账号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6C8C15F9" w14:textId="77777777" w:rsidR="00863E1C" w:rsidRPr="00863E1C" w:rsidRDefault="00863E1C" w:rsidP="00863E1C">
            <w:r w:rsidRPr="00863E1C">
              <w:t>String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5533F45B" w14:textId="77777777" w:rsidR="00863E1C" w:rsidRPr="00863E1C" w:rsidRDefault="00863E1C" w:rsidP="00863E1C">
            <w:r w:rsidRPr="00863E1C">
              <w:t>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45322D7C" w14:textId="77777777" w:rsidR="00863E1C" w:rsidRPr="00863E1C" w:rsidRDefault="00863E1C" w:rsidP="00863E1C">
            <w:r w:rsidRPr="00863E1C">
              <w:t>权益到账账号，可能为手机号、QQ号等</w:t>
            </w:r>
          </w:p>
        </w:tc>
      </w:tr>
    </w:tbl>
    <w:p w14:paraId="1449AD18" w14:textId="77777777" w:rsidR="00863E1C" w:rsidRPr="00863E1C" w:rsidRDefault="00863E1C" w:rsidP="00863E1C">
      <w:pPr>
        <w:rPr>
          <w:b/>
          <w:bCs/>
        </w:rPr>
      </w:pPr>
      <w:r w:rsidRPr="00863E1C">
        <w:rPr>
          <w:b/>
          <w:bCs/>
        </w:rPr>
        <w:t>2.3.1.3 合作</w:t>
      </w:r>
      <w:proofErr w:type="gramStart"/>
      <w:r w:rsidRPr="00863E1C">
        <w:rPr>
          <w:b/>
          <w:bCs/>
        </w:rPr>
        <w:t>商系统</w:t>
      </w:r>
      <w:proofErr w:type="gramEnd"/>
      <w:r w:rsidRPr="00863E1C">
        <w:rPr>
          <w:b/>
          <w:bCs/>
        </w:rPr>
        <w:t>返回数据说明</w:t>
      </w:r>
    </w:p>
    <w:p w14:paraId="69823228" w14:textId="77777777" w:rsidR="00863E1C" w:rsidRPr="00863E1C" w:rsidRDefault="00863E1C" w:rsidP="00863E1C">
      <w:pPr>
        <w:numPr>
          <w:ilvl w:val="0"/>
          <w:numId w:val="6"/>
        </w:numPr>
      </w:pPr>
      <w:r w:rsidRPr="00863E1C">
        <w:t>返回数据例子</w:t>
      </w:r>
    </w:p>
    <w:p w14:paraId="42CB0A76" w14:textId="77777777" w:rsidR="00863E1C" w:rsidRPr="00863E1C" w:rsidRDefault="00863E1C" w:rsidP="00863E1C">
      <w:r w:rsidRPr="00863E1C">
        <w:t>成功</w:t>
      </w:r>
    </w:p>
    <w:p w14:paraId="025D3A38" w14:textId="77777777" w:rsidR="00863E1C" w:rsidRPr="00863E1C" w:rsidRDefault="00863E1C" w:rsidP="00863E1C">
      <w:r w:rsidRPr="00863E1C">
        <w:t>{</w:t>
      </w:r>
    </w:p>
    <w:p w14:paraId="4D8F38A8" w14:textId="77777777" w:rsidR="00863E1C" w:rsidRPr="00863E1C" w:rsidRDefault="00863E1C" w:rsidP="00863E1C">
      <w:r w:rsidRPr="00863E1C">
        <w:t>"</w:t>
      </w:r>
      <w:proofErr w:type="spellStart"/>
      <w:r w:rsidRPr="00863E1C">
        <w:t>retCode</w:t>
      </w:r>
      <w:proofErr w:type="spellEnd"/>
      <w:r w:rsidRPr="00863E1C">
        <w:t>": "100",</w:t>
      </w:r>
    </w:p>
    <w:p w14:paraId="0A7D555C" w14:textId="77777777" w:rsidR="00863E1C" w:rsidRPr="00863E1C" w:rsidRDefault="00863E1C" w:rsidP="00863E1C">
      <w:r w:rsidRPr="00863E1C">
        <w:t>"</w:t>
      </w:r>
      <w:proofErr w:type="spellStart"/>
      <w:r w:rsidRPr="00863E1C">
        <w:t>retMessage</w:t>
      </w:r>
      <w:proofErr w:type="spellEnd"/>
      <w:r w:rsidRPr="00863E1C">
        <w:t>": "成功"</w:t>
      </w:r>
    </w:p>
    <w:p w14:paraId="05406A1D" w14:textId="77777777" w:rsidR="00863E1C" w:rsidRPr="00863E1C" w:rsidRDefault="00863E1C" w:rsidP="00863E1C">
      <w:r w:rsidRPr="00863E1C">
        <w:t>}</w:t>
      </w:r>
    </w:p>
    <w:p w14:paraId="13339D26" w14:textId="77777777" w:rsidR="00863E1C" w:rsidRPr="00863E1C" w:rsidRDefault="00863E1C" w:rsidP="00863E1C">
      <w:r w:rsidRPr="00863E1C">
        <w:t>失败：</w:t>
      </w:r>
    </w:p>
    <w:p w14:paraId="3E2080A3" w14:textId="77777777" w:rsidR="00863E1C" w:rsidRPr="00863E1C" w:rsidRDefault="00863E1C" w:rsidP="00863E1C">
      <w:r w:rsidRPr="00863E1C">
        <w:t>{</w:t>
      </w:r>
    </w:p>
    <w:p w14:paraId="7FF3D224" w14:textId="77777777" w:rsidR="00863E1C" w:rsidRPr="00863E1C" w:rsidRDefault="00863E1C" w:rsidP="00863E1C">
      <w:r w:rsidRPr="00863E1C">
        <w:t>"</w:t>
      </w:r>
      <w:proofErr w:type="spellStart"/>
      <w:r w:rsidRPr="00863E1C">
        <w:t>retCode</w:t>
      </w:r>
      <w:proofErr w:type="spellEnd"/>
      <w:r w:rsidRPr="00863E1C">
        <w:t>": "111",</w:t>
      </w:r>
    </w:p>
    <w:p w14:paraId="47D1A29E" w14:textId="77777777" w:rsidR="00863E1C" w:rsidRPr="00863E1C" w:rsidRDefault="00863E1C" w:rsidP="00863E1C">
      <w:r w:rsidRPr="00863E1C">
        <w:t>    "</w:t>
      </w:r>
      <w:proofErr w:type="spellStart"/>
      <w:r w:rsidRPr="00863E1C">
        <w:t>retMessage</w:t>
      </w:r>
      <w:proofErr w:type="spellEnd"/>
      <w:r w:rsidRPr="00863E1C">
        <w:t>": "订单号不允许重复"</w:t>
      </w:r>
    </w:p>
    <w:p w14:paraId="505864D5" w14:textId="77777777" w:rsidR="00863E1C" w:rsidRPr="00863E1C" w:rsidRDefault="00863E1C" w:rsidP="00863E1C">
      <w:r w:rsidRPr="00863E1C">
        <w:t>}</w:t>
      </w:r>
    </w:p>
    <w:p w14:paraId="6A212C9F" w14:textId="77777777" w:rsidR="00863E1C" w:rsidRPr="00863E1C" w:rsidRDefault="00863E1C" w:rsidP="00863E1C">
      <w:pPr>
        <w:numPr>
          <w:ilvl w:val="0"/>
          <w:numId w:val="7"/>
        </w:numPr>
      </w:pPr>
      <w:r w:rsidRPr="00863E1C">
        <w:t>返回参数说明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6"/>
        <w:gridCol w:w="1548"/>
        <w:gridCol w:w="1671"/>
        <w:gridCol w:w="1548"/>
        <w:gridCol w:w="1657"/>
      </w:tblGrid>
      <w:tr w:rsidR="00863E1C" w:rsidRPr="00863E1C" w14:paraId="2DA266B8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15B9C986" w14:textId="77777777" w:rsidR="00863E1C" w:rsidRPr="00863E1C" w:rsidRDefault="00863E1C" w:rsidP="00863E1C">
            <w:r w:rsidRPr="00863E1C">
              <w:t>参数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1374D387" w14:textId="77777777" w:rsidR="00863E1C" w:rsidRPr="00863E1C" w:rsidRDefault="00863E1C" w:rsidP="00863E1C">
            <w:r w:rsidRPr="00863E1C">
              <w:t>含义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03E39E37" w14:textId="77777777" w:rsidR="00863E1C" w:rsidRPr="00863E1C" w:rsidRDefault="00863E1C" w:rsidP="00863E1C">
            <w:r w:rsidRPr="00863E1C">
              <w:t>类型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4E3951FC" w14:textId="77777777" w:rsidR="00863E1C" w:rsidRPr="00863E1C" w:rsidRDefault="00863E1C" w:rsidP="00863E1C">
            <w:r w:rsidRPr="00863E1C">
              <w:t>是否必填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080B1E9F" w14:textId="77777777" w:rsidR="00863E1C" w:rsidRPr="00863E1C" w:rsidRDefault="00863E1C" w:rsidP="00863E1C">
            <w:r w:rsidRPr="00863E1C">
              <w:t>备注</w:t>
            </w:r>
          </w:p>
        </w:tc>
      </w:tr>
      <w:tr w:rsidR="00863E1C" w:rsidRPr="00863E1C" w14:paraId="192811F9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4A4B7A15" w14:textId="77777777" w:rsidR="00863E1C" w:rsidRPr="00863E1C" w:rsidRDefault="00863E1C" w:rsidP="00863E1C">
            <w:proofErr w:type="spellStart"/>
            <w:r w:rsidRPr="00863E1C">
              <w:t>retCode</w:t>
            </w:r>
            <w:proofErr w:type="spellEnd"/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4C975E48" w14:textId="77777777" w:rsidR="00863E1C" w:rsidRPr="00863E1C" w:rsidRDefault="00863E1C" w:rsidP="00863E1C">
            <w:r w:rsidRPr="00863E1C">
              <w:t>返回码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6608C426" w14:textId="77777777" w:rsidR="00863E1C" w:rsidRPr="00863E1C" w:rsidRDefault="00863E1C" w:rsidP="00863E1C">
            <w:r w:rsidRPr="00863E1C">
              <w:t>String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7959D765" w14:textId="77777777" w:rsidR="00863E1C" w:rsidRPr="00863E1C" w:rsidRDefault="00863E1C" w:rsidP="00863E1C">
            <w:r w:rsidRPr="00863E1C">
              <w:t>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06A9259F" w14:textId="77777777" w:rsidR="00863E1C" w:rsidRPr="00863E1C" w:rsidRDefault="00863E1C" w:rsidP="00863E1C">
            <w:r w:rsidRPr="00863E1C">
              <w:t>100:合作商家系统接受订单成功，待充值</w:t>
            </w:r>
          </w:p>
          <w:p w14:paraId="2214F5D8" w14:textId="77777777" w:rsidR="00863E1C" w:rsidRPr="00863E1C" w:rsidRDefault="00863E1C" w:rsidP="00863E1C">
            <w:r w:rsidRPr="00863E1C">
              <w:t>其他失败详细见</w:t>
            </w:r>
            <w:hyperlink w:anchor="_2.3.2_返回码信息" w:history="1">
              <w:r w:rsidRPr="00863E1C">
                <w:rPr>
                  <w:rStyle w:val="ae"/>
                </w:rPr>
                <w:t>返回</w:t>
              </w:r>
              <w:proofErr w:type="gramStart"/>
              <w:r w:rsidRPr="00863E1C">
                <w:rPr>
                  <w:rStyle w:val="ae"/>
                </w:rPr>
                <w:t>码信息</w:t>
              </w:r>
              <w:proofErr w:type="gramEnd"/>
            </w:hyperlink>
          </w:p>
        </w:tc>
      </w:tr>
      <w:tr w:rsidR="00863E1C" w:rsidRPr="00863E1C" w14:paraId="0E1709B6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31464145" w14:textId="77777777" w:rsidR="00863E1C" w:rsidRPr="00863E1C" w:rsidRDefault="00863E1C" w:rsidP="00863E1C">
            <w:proofErr w:type="spellStart"/>
            <w:r w:rsidRPr="00863E1C">
              <w:t>retMessage</w:t>
            </w:r>
            <w:proofErr w:type="spellEnd"/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6F42B64D" w14:textId="77777777" w:rsidR="00863E1C" w:rsidRPr="00863E1C" w:rsidRDefault="00863E1C" w:rsidP="00863E1C">
            <w:r w:rsidRPr="00863E1C">
              <w:t>返回接口说明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6D5897B0" w14:textId="77777777" w:rsidR="00863E1C" w:rsidRPr="00863E1C" w:rsidRDefault="00863E1C" w:rsidP="00863E1C">
            <w:r w:rsidRPr="00863E1C">
              <w:t>String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7AC0348B" w14:textId="77777777" w:rsidR="00863E1C" w:rsidRPr="00863E1C" w:rsidRDefault="00863E1C" w:rsidP="00863E1C">
            <w:r w:rsidRPr="00863E1C">
              <w:t>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3AACB135" w14:textId="77777777" w:rsidR="00863E1C" w:rsidRPr="00863E1C" w:rsidRDefault="00863E1C" w:rsidP="00863E1C">
            <w:r w:rsidRPr="00863E1C">
              <w:t>成功返回成功，若是失败则返回</w:t>
            </w:r>
            <w:r w:rsidRPr="00863E1C">
              <w:lastRenderedPageBreak/>
              <w:t>错误信息</w:t>
            </w:r>
          </w:p>
        </w:tc>
      </w:tr>
    </w:tbl>
    <w:p w14:paraId="24DC3B39" w14:textId="77777777" w:rsidR="00863E1C" w:rsidRPr="00863E1C" w:rsidRDefault="00863E1C" w:rsidP="00863E1C">
      <w:pPr>
        <w:rPr>
          <w:b/>
          <w:bCs/>
        </w:rPr>
      </w:pPr>
      <w:r w:rsidRPr="00863E1C">
        <w:rPr>
          <w:b/>
          <w:bCs/>
        </w:rPr>
        <w:lastRenderedPageBreak/>
        <w:t>2.3.2 直冲订单查询接口</w:t>
      </w:r>
    </w:p>
    <w:p w14:paraId="2FD8C4B6" w14:textId="77777777" w:rsidR="00863E1C" w:rsidRPr="00863E1C" w:rsidRDefault="00863E1C" w:rsidP="00863E1C">
      <w:r w:rsidRPr="00863E1C">
        <w:t>合作商家提供给京东用于订单状态查询。</w:t>
      </w:r>
    </w:p>
    <w:p w14:paraId="29FF4D24" w14:textId="77777777" w:rsidR="00863E1C" w:rsidRPr="00863E1C" w:rsidRDefault="00863E1C" w:rsidP="00863E1C">
      <w:pPr>
        <w:rPr>
          <w:b/>
          <w:bCs/>
        </w:rPr>
      </w:pPr>
      <w:r w:rsidRPr="00863E1C">
        <w:rPr>
          <w:b/>
          <w:bCs/>
        </w:rPr>
        <w:t>2.3.2.1请求消息体参数说明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1"/>
        <w:gridCol w:w="1493"/>
        <w:gridCol w:w="1536"/>
        <w:gridCol w:w="1388"/>
        <w:gridCol w:w="2112"/>
      </w:tblGrid>
      <w:tr w:rsidR="00863E1C" w:rsidRPr="00863E1C" w14:paraId="53E1FD1D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423F1B72" w14:textId="77777777" w:rsidR="00863E1C" w:rsidRPr="00863E1C" w:rsidRDefault="00863E1C" w:rsidP="00863E1C">
            <w:r w:rsidRPr="00863E1C">
              <w:t>参数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0A0CB531" w14:textId="77777777" w:rsidR="00863E1C" w:rsidRPr="00863E1C" w:rsidRDefault="00863E1C" w:rsidP="00863E1C">
            <w:r w:rsidRPr="00863E1C">
              <w:t>含义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248FC4F0" w14:textId="77777777" w:rsidR="00863E1C" w:rsidRPr="00863E1C" w:rsidRDefault="00863E1C" w:rsidP="00863E1C">
            <w:r w:rsidRPr="00863E1C">
              <w:t>类型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3A82DE24" w14:textId="77777777" w:rsidR="00863E1C" w:rsidRPr="00863E1C" w:rsidRDefault="00863E1C" w:rsidP="00863E1C">
            <w:r w:rsidRPr="00863E1C">
              <w:t>是否必填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4990D256" w14:textId="77777777" w:rsidR="00863E1C" w:rsidRPr="00863E1C" w:rsidRDefault="00863E1C" w:rsidP="00863E1C">
            <w:r w:rsidRPr="00863E1C">
              <w:t>备注</w:t>
            </w:r>
          </w:p>
        </w:tc>
      </w:tr>
      <w:tr w:rsidR="00863E1C" w:rsidRPr="00863E1C" w14:paraId="690E5EA5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1FB83381" w14:textId="77777777" w:rsidR="00863E1C" w:rsidRPr="00863E1C" w:rsidRDefault="00863E1C" w:rsidP="00863E1C">
            <w:proofErr w:type="spellStart"/>
            <w:r w:rsidRPr="00863E1C">
              <w:t>customerId</w:t>
            </w:r>
            <w:proofErr w:type="spellEnd"/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789C99E7" w14:textId="77777777" w:rsidR="00863E1C" w:rsidRPr="00863E1C" w:rsidRDefault="00863E1C" w:rsidP="00863E1C">
            <w:r w:rsidRPr="00863E1C">
              <w:t>合作商编号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2AC91C0B" w14:textId="77777777" w:rsidR="00863E1C" w:rsidRPr="00863E1C" w:rsidRDefault="00863E1C" w:rsidP="00863E1C">
            <w:r w:rsidRPr="00863E1C">
              <w:t>Long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0045A5D8" w14:textId="77777777" w:rsidR="00863E1C" w:rsidRPr="00863E1C" w:rsidRDefault="00863E1C" w:rsidP="00863E1C">
            <w:r w:rsidRPr="00863E1C">
              <w:t>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0AF80CC3" w14:textId="77777777" w:rsidR="00863E1C" w:rsidRPr="00863E1C" w:rsidRDefault="00863E1C" w:rsidP="00863E1C">
            <w:r w:rsidRPr="00863E1C">
              <w:t>商家编号由京东商城提供。</w:t>
            </w:r>
          </w:p>
        </w:tc>
      </w:tr>
      <w:tr w:rsidR="00863E1C" w:rsidRPr="00863E1C" w14:paraId="6E628AF6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6751C4EF" w14:textId="77777777" w:rsidR="00863E1C" w:rsidRPr="00863E1C" w:rsidRDefault="00863E1C" w:rsidP="00863E1C">
            <w:r w:rsidRPr="00863E1C">
              <w:t>data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46FCF00C" w14:textId="77777777" w:rsidR="00863E1C" w:rsidRPr="00863E1C" w:rsidRDefault="00863E1C" w:rsidP="00863E1C">
            <w:r w:rsidRPr="00863E1C">
              <w:t>业务数据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7091D36C" w14:textId="77777777" w:rsidR="00863E1C" w:rsidRPr="00863E1C" w:rsidRDefault="00863E1C" w:rsidP="00863E1C">
            <w:r w:rsidRPr="00863E1C">
              <w:t>String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2568D8FC" w14:textId="77777777" w:rsidR="00863E1C" w:rsidRPr="00863E1C" w:rsidRDefault="00863E1C" w:rsidP="00863E1C">
            <w:r w:rsidRPr="00863E1C">
              <w:t>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4259140A" w14:textId="77777777" w:rsidR="00863E1C" w:rsidRPr="00863E1C" w:rsidRDefault="00863E1C" w:rsidP="00863E1C">
            <w:r w:rsidRPr="00863E1C">
              <w:t>对</w:t>
            </w:r>
            <w:proofErr w:type="spellStart"/>
            <w:r w:rsidRPr="00863E1C">
              <w:t>json</w:t>
            </w:r>
            <w:proofErr w:type="spellEnd"/>
            <w:r w:rsidRPr="00863E1C">
              <w:t>格式的业务数据进行base64编码后的值。</w:t>
            </w:r>
          </w:p>
        </w:tc>
      </w:tr>
      <w:tr w:rsidR="00863E1C" w:rsidRPr="00863E1C" w14:paraId="5065DA3B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5579FC92" w14:textId="77777777" w:rsidR="00863E1C" w:rsidRPr="00863E1C" w:rsidRDefault="00863E1C" w:rsidP="00863E1C">
            <w:r w:rsidRPr="00863E1C">
              <w:t>timestamp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43DB5AF5" w14:textId="77777777" w:rsidR="00863E1C" w:rsidRPr="00863E1C" w:rsidRDefault="00863E1C" w:rsidP="00863E1C">
            <w:r w:rsidRPr="00863E1C">
              <w:t>当前时间戳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513D54C0" w14:textId="77777777" w:rsidR="00863E1C" w:rsidRPr="00863E1C" w:rsidRDefault="00863E1C" w:rsidP="00863E1C">
            <w:r w:rsidRPr="00863E1C">
              <w:t>String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38E92B3C" w14:textId="77777777" w:rsidR="00863E1C" w:rsidRPr="00863E1C" w:rsidRDefault="00863E1C" w:rsidP="00863E1C">
            <w:r w:rsidRPr="00863E1C">
              <w:t>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642C5C56" w14:textId="77777777" w:rsidR="00863E1C" w:rsidRPr="00863E1C" w:rsidRDefault="00863E1C" w:rsidP="00863E1C">
            <w:r w:rsidRPr="00863E1C">
              <w:t>格式为</w:t>
            </w:r>
          </w:p>
          <w:p w14:paraId="14DF2A48" w14:textId="77777777" w:rsidR="00863E1C" w:rsidRPr="00863E1C" w:rsidRDefault="00863E1C" w:rsidP="00863E1C">
            <w:proofErr w:type="spellStart"/>
            <w:r w:rsidRPr="00863E1C">
              <w:t>yyyMMddHHmmss</w:t>
            </w:r>
            <w:proofErr w:type="spellEnd"/>
            <w:r w:rsidRPr="00863E1C">
              <w:t xml:space="preserve"> 4位年+2位月+2位日+2位时+2位分+2位秒</w:t>
            </w:r>
          </w:p>
        </w:tc>
      </w:tr>
      <w:tr w:rsidR="00863E1C" w:rsidRPr="00863E1C" w14:paraId="0666ECE8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6E71ED9C" w14:textId="77777777" w:rsidR="00863E1C" w:rsidRPr="00863E1C" w:rsidRDefault="00863E1C" w:rsidP="00863E1C">
            <w:r w:rsidRPr="00863E1C">
              <w:t>sign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23B57442" w14:textId="77777777" w:rsidR="00863E1C" w:rsidRPr="00863E1C" w:rsidRDefault="00863E1C" w:rsidP="00863E1C">
            <w:r w:rsidRPr="00863E1C">
              <w:t>MD5签名摘要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0339C1C0" w14:textId="77777777" w:rsidR="00863E1C" w:rsidRPr="00863E1C" w:rsidRDefault="00863E1C" w:rsidP="00863E1C">
            <w:r w:rsidRPr="00863E1C">
              <w:t>String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59CA97F3" w14:textId="77777777" w:rsidR="00863E1C" w:rsidRPr="00863E1C" w:rsidRDefault="00863E1C" w:rsidP="00863E1C">
            <w:r w:rsidRPr="00863E1C">
              <w:t>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4C341DC5" w14:textId="77777777" w:rsidR="00863E1C" w:rsidRPr="00863E1C" w:rsidRDefault="00863E1C" w:rsidP="00863E1C">
            <w:hyperlink w:anchor="_1.3_接口说明" w:history="1">
              <w:r w:rsidRPr="00863E1C">
                <w:rPr>
                  <w:rStyle w:val="ae"/>
                </w:rPr>
                <w:t>详见接口说明第5条</w:t>
              </w:r>
            </w:hyperlink>
          </w:p>
        </w:tc>
      </w:tr>
      <w:tr w:rsidR="00863E1C" w:rsidRPr="00863E1C" w14:paraId="5F9943AB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359B27B2" w14:textId="77777777" w:rsidR="00863E1C" w:rsidRPr="00863E1C" w:rsidRDefault="00863E1C" w:rsidP="00863E1C">
            <w:r w:rsidRPr="00863E1C">
              <w:t>version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1C4E9FF9" w14:textId="77777777" w:rsidR="00863E1C" w:rsidRPr="00863E1C" w:rsidRDefault="00863E1C" w:rsidP="00863E1C">
            <w:r w:rsidRPr="00863E1C">
              <w:t>接口版本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0F5BD1CD" w14:textId="77777777" w:rsidR="00863E1C" w:rsidRPr="00863E1C" w:rsidRDefault="00863E1C" w:rsidP="00863E1C">
            <w:r w:rsidRPr="00863E1C">
              <w:t>String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508C5DBE" w14:textId="77777777" w:rsidR="00863E1C" w:rsidRPr="00863E1C" w:rsidRDefault="00863E1C" w:rsidP="00863E1C"/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33F52BAC" w14:textId="77777777" w:rsidR="00863E1C" w:rsidRPr="00863E1C" w:rsidRDefault="00863E1C" w:rsidP="00863E1C">
            <w:r w:rsidRPr="00863E1C">
              <w:t>该参数暂时不使用</w:t>
            </w:r>
          </w:p>
        </w:tc>
      </w:tr>
    </w:tbl>
    <w:p w14:paraId="15C5DD54" w14:textId="77777777" w:rsidR="00863E1C" w:rsidRPr="00863E1C" w:rsidRDefault="00863E1C" w:rsidP="00863E1C">
      <w:pPr>
        <w:rPr>
          <w:b/>
          <w:bCs/>
        </w:rPr>
      </w:pPr>
      <w:r w:rsidRPr="00863E1C">
        <w:rPr>
          <w:b/>
          <w:bCs/>
        </w:rPr>
        <w:t>2.3.2.2业务数据JSON的格式说明</w:t>
      </w:r>
    </w:p>
    <w:p w14:paraId="62C889B3" w14:textId="77777777" w:rsidR="00863E1C" w:rsidRPr="00863E1C" w:rsidRDefault="00863E1C" w:rsidP="00863E1C">
      <w:r w:rsidRPr="00863E1C">
        <w:t>业务数据例子 (消息体中参数data为对该业务数据</w:t>
      </w:r>
      <w:proofErr w:type="spellStart"/>
      <w:r w:rsidRPr="00863E1C">
        <w:t>json</w:t>
      </w:r>
      <w:proofErr w:type="spellEnd"/>
      <w:r w:rsidRPr="00863E1C">
        <w:t>串base64之后的值)</w:t>
      </w:r>
    </w:p>
    <w:p w14:paraId="42577BFB" w14:textId="77777777" w:rsidR="00863E1C" w:rsidRPr="00863E1C" w:rsidRDefault="00863E1C" w:rsidP="00863E1C">
      <w:r w:rsidRPr="00863E1C">
        <w:t>{"</w:t>
      </w:r>
      <w:proofErr w:type="spellStart"/>
      <w:r w:rsidRPr="00863E1C">
        <w:t>orderId</w:t>
      </w:r>
      <w:proofErr w:type="spellEnd"/>
      <w:r w:rsidRPr="00863E1C">
        <w:t xml:space="preserve"> ":"1000005565" } 进行处理，data=base64({"</w:t>
      </w:r>
      <w:proofErr w:type="spellStart"/>
      <w:r w:rsidRPr="00863E1C">
        <w:t>orderId</w:t>
      </w:r>
      <w:proofErr w:type="spellEnd"/>
      <w:r w:rsidRPr="00863E1C">
        <w:t xml:space="preserve"> ":"1000005565" })</w:t>
      </w:r>
    </w:p>
    <w:p w14:paraId="313C31DD" w14:textId="77777777" w:rsidR="00863E1C" w:rsidRPr="00863E1C" w:rsidRDefault="00863E1C" w:rsidP="00863E1C">
      <w:r w:rsidRPr="00863E1C">
        <w:t>业务参数字段说明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5"/>
        <w:gridCol w:w="1527"/>
        <w:gridCol w:w="1623"/>
        <w:gridCol w:w="1527"/>
        <w:gridCol w:w="1908"/>
      </w:tblGrid>
      <w:tr w:rsidR="00863E1C" w:rsidRPr="00863E1C" w14:paraId="4B19D146" w14:textId="77777777" w:rsidTr="00863E1C">
        <w:tc>
          <w:tcPr>
            <w:tcW w:w="17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6D51B16A" w14:textId="77777777" w:rsidR="00863E1C" w:rsidRPr="00863E1C" w:rsidRDefault="00863E1C" w:rsidP="00863E1C">
            <w:r w:rsidRPr="00863E1C">
              <w:t>参数</w:t>
            </w:r>
          </w:p>
        </w:tc>
        <w:tc>
          <w:tcPr>
            <w:tcW w:w="15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7210304F" w14:textId="77777777" w:rsidR="00863E1C" w:rsidRPr="00863E1C" w:rsidRDefault="00863E1C" w:rsidP="00863E1C">
            <w:r w:rsidRPr="00863E1C">
              <w:t>含义</w:t>
            </w:r>
          </w:p>
        </w:tc>
        <w:tc>
          <w:tcPr>
            <w:tcW w:w="162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721A29D4" w14:textId="77777777" w:rsidR="00863E1C" w:rsidRPr="00863E1C" w:rsidRDefault="00863E1C" w:rsidP="00863E1C">
            <w:r w:rsidRPr="00863E1C">
              <w:t>类型</w:t>
            </w:r>
          </w:p>
        </w:tc>
        <w:tc>
          <w:tcPr>
            <w:tcW w:w="15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70C38FD7" w14:textId="77777777" w:rsidR="00863E1C" w:rsidRPr="00863E1C" w:rsidRDefault="00863E1C" w:rsidP="00863E1C">
            <w:r w:rsidRPr="00863E1C">
              <w:t>是否必填</w:t>
            </w:r>
          </w:p>
        </w:tc>
        <w:tc>
          <w:tcPr>
            <w:tcW w:w="19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1972259E" w14:textId="77777777" w:rsidR="00863E1C" w:rsidRPr="00863E1C" w:rsidRDefault="00863E1C" w:rsidP="00863E1C">
            <w:r w:rsidRPr="00863E1C">
              <w:t>备注</w:t>
            </w:r>
          </w:p>
        </w:tc>
      </w:tr>
      <w:tr w:rsidR="00863E1C" w:rsidRPr="00863E1C" w14:paraId="2C9885E3" w14:textId="77777777" w:rsidTr="00863E1C">
        <w:tc>
          <w:tcPr>
            <w:tcW w:w="17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387E5115" w14:textId="77777777" w:rsidR="00863E1C" w:rsidRPr="00863E1C" w:rsidRDefault="00863E1C" w:rsidP="00863E1C">
            <w:proofErr w:type="spellStart"/>
            <w:r w:rsidRPr="00863E1C">
              <w:t>orderId</w:t>
            </w:r>
            <w:proofErr w:type="spellEnd"/>
          </w:p>
        </w:tc>
        <w:tc>
          <w:tcPr>
            <w:tcW w:w="15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60F9669F" w14:textId="77777777" w:rsidR="00863E1C" w:rsidRPr="00863E1C" w:rsidRDefault="00863E1C" w:rsidP="00863E1C">
            <w:r w:rsidRPr="00863E1C">
              <w:t>京东订单号</w:t>
            </w:r>
          </w:p>
        </w:tc>
        <w:tc>
          <w:tcPr>
            <w:tcW w:w="162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5AE2D35A" w14:textId="77777777" w:rsidR="00863E1C" w:rsidRPr="00863E1C" w:rsidRDefault="00863E1C" w:rsidP="00863E1C">
            <w:r w:rsidRPr="00863E1C">
              <w:t>Long</w:t>
            </w:r>
          </w:p>
        </w:tc>
        <w:tc>
          <w:tcPr>
            <w:tcW w:w="15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4AD30B9F" w14:textId="77777777" w:rsidR="00863E1C" w:rsidRPr="00863E1C" w:rsidRDefault="00863E1C" w:rsidP="00863E1C">
            <w:r w:rsidRPr="00863E1C">
              <w:t>必填</w:t>
            </w:r>
          </w:p>
        </w:tc>
        <w:tc>
          <w:tcPr>
            <w:tcW w:w="19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1D71AA21" w14:textId="77777777" w:rsidR="00863E1C" w:rsidRPr="00863E1C" w:rsidRDefault="00863E1C" w:rsidP="00863E1C">
            <w:r w:rsidRPr="00863E1C">
              <w:t>客户下单在京东生成的京东订单号9999900003</w:t>
            </w:r>
          </w:p>
        </w:tc>
      </w:tr>
    </w:tbl>
    <w:p w14:paraId="2D461BC2" w14:textId="77777777" w:rsidR="00863E1C" w:rsidRPr="00863E1C" w:rsidRDefault="00863E1C" w:rsidP="00863E1C">
      <w:pPr>
        <w:rPr>
          <w:b/>
          <w:bCs/>
        </w:rPr>
      </w:pPr>
      <w:r w:rsidRPr="00863E1C">
        <w:rPr>
          <w:b/>
          <w:bCs/>
        </w:rPr>
        <w:t>2.3.2.3 合作商返回数据说明</w:t>
      </w:r>
    </w:p>
    <w:p w14:paraId="75A3A330" w14:textId="77777777" w:rsidR="00863E1C" w:rsidRPr="00863E1C" w:rsidRDefault="00863E1C" w:rsidP="00863E1C">
      <w:r w:rsidRPr="00863E1C">
        <w:t>返回数据例子采用base64编码</w:t>
      </w:r>
    </w:p>
    <w:p w14:paraId="21B84DBE" w14:textId="77777777" w:rsidR="00863E1C" w:rsidRPr="00863E1C" w:rsidRDefault="00863E1C" w:rsidP="00863E1C">
      <w:r w:rsidRPr="00863E1C">
        <w:t>充值成功：</w:t>
      </w:r>
    </w:p>
    <w:p w14:paraId="368B3BAE" w14:textId="77777777" w:rsidR="00863E1C" w:rsidRPr="00863E1C" w:rsidRDefault="00863E1C" w:rsidP="00863E1C">
      <w:r w:rsidRPr="00863E1C">
        <w:lastRenderedPageBreak/>
        <w:t>{</w:t>
      </w:r>
    </w:p>
    <w:p w14:paraId="167D4AE5" w14:textId="77777777" w:rsidR="00863E1C" w:rsidRPr="00863E1C" w:rsidRDefault="00863E1C" w:rsidP="00863E1C">
      <w:r w:rsidRPr="00863E1C">
        <w:t>"retCode</w:t>
      </w:r>
      <w:proofErr w:type="gramStart"/>
      <w:r w:rsidRPr="00863E1C">
        <w:t>":"</w:t>
      </w:r>
      <w:proofErr w:type="gramEnd"/>
      <w:r w:rsidRPr="00863E1C">
        <w:t>100",</w:t>
      </w:r>
    </w:p>
    <w:p w14:paraId="5FAEEE02" w14:textId="77777777" w:rsidR="00863E1C" w:rsidRPr="00863E1C" w:rsidRDefault="00863E1C" w:rsidP="00863E1C">
      <w:r w:rsidRPr="00863E1C">
        <w:t>"</w:t>
      </w:r>
      <w:proofErr w:type="spellStart"/>
      <w:r w:rsidRPr="00863E1C">
        <w:t>retMessage</w:t>
      </w:r>
      <w:proofErr w:type="spellEnd"/>
      <w:r w:rsidRPr="00863E1C">
        <w:t xml:space="preserve">": "查询成功",        </w:t>
      </w:r>
    </w:p>
    <w:p w14:paraId="54EDB31E" w14:textId="77777777" w:rsidR="00863E1C" w:rsidRPr="00863E1C" w:rsidRDefault="00863E1C" w:rsidP="00863E1C">
      <w:r w:rsidRPr="00863E1C">
        <w:t>"data</w:t>
      </w:r>
      <w:proofErr w:type="gramStart"/>
      <w:r w:rsidRPr="00863E1C">
        <w:t>":base</w:t>
      </w:r>
      <w:proofErr w:type="gramEnd"/>
      <w:r w:rsidRPr="00863E1C">
        <w:t>64({"orderStatus":</w:t>
      </w:r>
      <w:proofErr w:type="gramStart"/>
      <w:r w:rsidRPr="00863E1C">
        <w:t>0})</w:t>
      </w:r>
      <w:proofErr w:type="gramEnd"/>
    </w:p>
    <w:p w14:paraId="3DFD716C" w14:textId="77777777" w:rsidR="00863E1C" w:rsidRPr="00863E1C" w:rsidRDefault="00863E1C" w:rsidP="00863E1C">
      <w:r w:rsidRPr="00863E1C">
        <w:t>}</w:t>
      </w:r>
    </w:p>
    <w:p w14:paraId="3EF508D0" w14:textId="77777777" w:rsidR="00863E1C" w:rsidRPr="00863E1C" w:rsidRDefault="00863E1C" w:rsidP="00863E1C">
      <w:r w:rsidRPr="00863E1C">
        <w:t>充值失败：</w:t>
      </w:r>
    </w:p>
    <w:p w14:paraId="595FDF77" w14:textId="77777777" w:rsidR="00863E1C" w:rsidRPr="00863E1C" w:rsidRDefault="00863E1C" w:rsidP="00863E1C">
      <w:r w:rsidRPr="00863E1C">
        <w:t>{</w:t>
      </w:r>
    </w:p>
    <w:p w14:paraId="4E0CB225" w14:textId="77777777" w:rsidR="00863E1C" w:rsidRPr="00863E1C" w:rsidRDefault="00863E1C" w:rsidP="00863E1C">
      <w:r w:rsidRPr="00863E1C">
        <w:t>"retCode":"112",</w:t>
      </w:r>
    </w:p>
    <w:p w14:paraId="581B0E15" w14:textId="77777777" w:rsidR="00863E1C" w:rsidRPr="00863E1C" w:rsidRDefault="00863E1C" w:rsidP="00863E1C">
      <w:r w:rsidRPr="00863E1C">
        <w:t>"</w:t>
      </w:r>
      <w:proofErr w:type="spellStart"/>
      <w:r w:rsidRPr="00863E1C">
        <w:t>retMessage</w:t>
      </w:r>
      <w:proofErr w:type="spellEnd"/>
      <w:r w:rsidRPr="00863E1C">
        <w:t>": "账号余额不足"</w:t>
      </w:r>
    </w:p>
    <w:p w14:paraId="20F810E6" w14:textId="77777777" w:rsidR="00863E1C" w:rsidRPr="00863E1C" w:rsidRDefault="00863E1C" w:rsidP="00863E1C">
      <w:r w:rsidRPr="00863E1C">
        <w:t>}</w:t>
      </w:r>
    </w:p>
    <w:p w14:paraId="67AD1627" w14:textId="77777777" w:rsidR="00863E1C" w:rsidRPr="00863E1C" w:rsidRDefault="00863E1C" w:rsidP="00863E1C">
      <w:r w:rsidRPr="00863E1C">
        <w:t>返回参数说明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6"/>
        <w:gridCol w:w="1339"/>
        <w:gridCol w:w="1496"/>
        <w:gridCol w:w="1339"/>
        <w:gridCol w:w="2370"/>
      </w:tblGrid>
      <w:tr w:rsidR="00863E1C" w:rsidRPr="00863E1C" w14:paraId="317FD3E3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7637C4C2" w14:textId="77777777" w:rsidR="00863E1C" w:rsidRPr="00863E1C" w:rsidRDefault="00863E1C" w:rsidP="00863E1C">
            <w:r w:rsidRPr="00863E1C">
              <w:t>参数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54844A93" w14:textId="77777777" w:rsidR="00863E1C" w:rsidRPr="00863E1C" w:rsidRDefault="00863E1C" w:rsidP="00863E1C">
            <w:r w:rsidRPr="00863E1C">
              <w:t>含义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722DCC3B" w14:textId="77777777" w:rsidR="00863E1C" w:rsidRPr="00863E1C" w:rsidRDefault="00863E1C" w:rsidP="00863E1C">
            <w:r w:rsidRPr="00863E1C">
              <w:t>类型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6200E3AD" w14:textId="77777777" w:rsidR="00863E1C" w:rsidRPr="00863E1C" w:rsidRDefault="00863E1C" w:rsidP="00863E1C">
            <w:r w:rsidRPr="00863E1C">
              <w:t>是否必填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572B4195" w14:textId="77777777" w:rsidR="00863E1C" w:rsidRPr="00863E1C" w:rsidRDefault="00863E1C" w:rsidP="00863E1C">
            <w:r w:rsidRPr="00863E1C">
              <w:t>备注</w:t>
            </w:r>
          </w:p>
        </w:tc>
      </w:tr>
      <w:tr w:rsidR="00863E1C" w:rsidRPr="00863E1C" w14:paraId="7157BD99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0FF06E61" w14:textId="77777777" w:rsidR="00863E1C" w:rsidRPr="00863E1C" w:rsidRDefault="00863E1C" w:rsidP="00863E1C">
            <w:proofErr w:type="spellStart"/>
            <w:r w:rsidRPr="00863E1C">
              <w:t>retCode</w:t>
            </w:r>
            <w:proofErr w:type="spellEnd"/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15C73A96" w14:textId="77777777" w:rsidR="00863E1C" w:rsidRPr="00863E1C" w:rsidRDefault="00863E1C" w:rsidP="00863E1C">
            <w:r w:rsidRPr="00863E1C">
              <w:t>返回码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171F3A93" w14:textId="77777777" w:rsidR="00863E1C" w:rsidRPr="00863E1C" w:rsidRDefault="00863E1C" w:rsidP="00863E1C">
            <w:r w:rsidRPr="00863E1C">
              <w:t>String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2416E814" w14:textId="77777777" w:rsidR="00863E1C" w:rsidRPr="00863E1C" w:rsidRDefault="00863E1C" w:rsidP="00863E1C">
            <w:r w:rsidRPr="00863E1C">
              <w:t>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1DD21678" w14:textId="77777777" w:rsidR="00863E1C" w:rsidRPr="00863E1C" w:rsidRDefault="00863E1C" w:rsidP="00863E1C">
            <w:r w:rsidRPr="00863E1C">
              <w:t>100:查询订单成功，</w:t>
            </w:r>
          </w:p>
          <w:p w14:paraId="1FB4ACD9" w14:textId="77777777" w:rsidR="00863E1C" w:rsidRPr="00863E1C" w:rsidRDefault="00863E1C" w:rsidP="00863E1C">
            <w:r w:rsidRPr="00863E1C">
              <w:t>其他失败详细见4.1</w:t>
            </w:r>
            <w:hyperlink w:anchor="_2.3.2_返回码信息" w:history="1">
              <w:r w:rsidRPr="00863E1C">
                <w:rPr>
                  <w:rStyle w:val="ae"/>
                </w:rPr>
                <w:t>返回</w:t>
              </w:r>
              <w:proofErr w:type="gramStart"/>
              <w:r w:rsidRPr="00863E1C">
                <w:rPr>
                  <w:rStyle w:val="ae"/>
                </w:rPr>
                <w:t>码信息</w:t>
              </w:r>
              <w:proofErr w:type="gramEnd"/>
            </w:hyperlink>
          </w:p>
        </w:tc>
      </w:tr>
      <w:tr w:rsidR="00863E1C" w:rsidRPr="00863E1C" w14:paraId="4C4075B9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4E117C56" w14:textId="77777777" w:rsidR="00863E1C" w:rsidRPr="00863E1C" w:rsidRDefault="00863E1C" w:rsidP="00863E1C">
            <w:proofErr w:type="spellStart"/>
            <w:r w:rsidRPr="00863E1C">
              <w:t>retMessage</w:t>
            </w:r>
            <w:proofErr w:type="spellEnd"/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0FDBBC7F" w14:textId="77777777" w:rsidR="00863E1C" w:rsidRPr="00863E1C" w:rsidRDefault="00863E1C" w:rsidP="00863E1C">
            <w:r w:rsidRPr="00863E1C">
              <w:t>返回接口说明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7BDB1206" w14:textId="77777777" w:rsidR="00863E1C" w:rsidRPr="00863E1C" w:rsidRDefault="00863E1C" w:rsidP="00863E1C">
            <w:r w:rsidRPr="00863E1C">
              <w:t>long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1E4F71BC" w14:textId="77777777" w:rsidR="00863E1C" w:rsidRPr="00863E1C" w:rsidRDefault="00863E1C" w:rsidP="00863E1C">
            <w:r w:rsidRPr="00863E1C">
              <w:t>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68CAEF05" w14:textId="77777777" w:rsidR="00863E1C" w:rsidRPr="00863E1C" w:rsidRDefault="00863E1C" w:rsidP="00863E1C">
            <w:r w:rsidRPr="00863E1C">
              <w:t>成功返回查询成功，若是失败则返回错误信息</w:t>
            </w:r>
          </w:p>
        </w:tc>
      </w:tr>
      <w:tr w:rsidR="00863E1C" w:rsidRPr="00863E1C" w14:paraId="3329AB09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5FF10B0E" w14:textId="77777777" w:rsidR="00863E1C" w:rsidRPr="00863E1C" w:rsidRDefault="00863E1C" w:rsidP="00863E1C">
            <w:r w:rsidRPr="00863E1C">
              <w:t>data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3D41F18D" w14:textId="77777777" w:rsidR="00863E1C" w:rsidRPr="00863E1C" w:rsidRDefault="00863E1C" w:rsidP="00863E1C">
            <w:r w:rsidRPr="00863E1C">
              <w:t>返回结果数据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25DC836B" w14:textId="77777777" w:rsidR="00863E1C" w:rsidRPr="00863E1C" w:rsidRDefault="00863E1C" w:rsidP="00863E1C">
            <w:r w:rsidRPr="00863E1C">
              <w:t>String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17AA6781" w14:textId="77777777" w:rsidR="00863E1C" w:rsidRPr="00863E1C" w:rsidRDefault="00863E1C" w:rsidP="00863E1C"/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7F518C36" w14:textId="77777777" w:rsidR="00863E1C" w:rsidRPr="00863E1C" w:rsidRDefault="00863E1C" w:rsidP="00863E1C">
            <w:proofErr w:type="gramStart"/>
            <w:r w:rsidRPr="00863E1C">
              <w:t>base64({</w:t>
            </w:r>
            <w:proofErr w:type="gramEnd"/>
            <w:r w:rsidRPr="00863E1C">
              <w:t>"orderStatus":</w:t>
            </w:r>
            <w:proofErr w:type="gramStart"/>
            <w:r w:rsidRPr="00863E1C">
              <w:t>0})</w:t>
            </w:r>
            <w:proofErr w:type="gramEnd"/>
          </w:p>
          <w:p w14:paraId="767CF757" w14:textId="77777777" w:rsidR="00863E1C" w:rsidRPr="00863E1C" w:rsidRDefault="00863E1C" w:rsidP="00863E1C">
            <w:r w:rsidRPr="00863E1C">
              <w:t>data值为base64编码之后的值，</w:t>
            </w:r>
          </w:p>
        </w:tc>
      </w:tr>
    </w:tbl>
    <w:p w14:paraId="6093376F" w14:textId="77777777" w:rsidR="00863E1C" w:rsidRPr="00863E1C" w:rsidRDefault="00863E1C" w:rsidP="00863E1C">
      <w:r w:rsidRPr="00863E1C">
        <w:t>data字段</w:t>
      </w:r>
      <w:proofErr w:type="spellStart"/>
      <w:r w:rsidRPr="00863E1C">
        <w:t>json</w:t>
      </w:r>
      <w:proofErr w:type="spellEnd"/>
      <w:r w:rsidRPr="00863E1C">
        <w:t>格式说明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0"/>
        <w:gridCol w:w="1504"/>
        <w:gridCol w:w="1633"/>
        <w:gridCol w:w="1697"/>
        <w:gridCol w:w="1616"/>
      </w:tblGrid>
      <w:tr w:rsidR="00863E1C" w:rsidRPr="00863E1C" w14:paraId="1C9D9625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0AC27BE3" w14:textId="77777777" w:rsidR="00863E1C" w:rsidRPr="00863E1C" w:rsidRDefault="00863E1C" w:rsidP="00863E1C">
            <w:r w:rsidRPr="00863E1C">
              <w:t>参数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62176FC8" w14:textId="77777777" w:rsidR="00863E1C" w:rsidRPr="00863E1C" w:rsidRDefault="00863E1C" w:rsidP="00863E1C">
            <w:r w:rsidRPr="00863E1C">
              <w:t>含义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38282DF7" w14:textId="77777777" w:rsidR="00863E1C" w:rsidRPr="00863E1C" w:rsidRDefault="00863E1C" w:rsidP="00863E1C">
            <w:r w:rsidRPr="00863E1C">
              <w:t>类型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78781C31" w14:textId="77777777" w:rsidR="00863E1C" w:rsidRPr="00863E1C" w:rsidRDefault="00863E1C" w:rsidP="00863E1C">
            <w:r w:rsidRPr="00863E1C">
              <w:t>是否必填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32DE7E3C" w14:textId="77777777" w:rsidR="00863E1C" w:rsidRPr="00863E1C" w:rsidRDefault="00863E1C" w:rsidP="00863E1C">
            <w:r w:rsidRPr="00863E1C">
              <w:t>备注</w:t>
            </w:r>
          </w:p>
        </w:tc>
      </w:tr>
      <w:tr w:rsidR="00863E1C" w:rsidRPr="00863E1C" w14:paraId="3CDFCDB8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6495D4D1" w14:textId="77777777" w:rsidR="00863E1C" w:rsidRPr="00863E1C" w:rsidRDefault="00863E1C" w:rsidP="00863E1C">
            <w:proofErr w:type="spellStart"/>
            <w:r w:rsidRPr="00863E1C">
              <w:t>orderStatus</w:t>
            </w:r>
            <w:proofErr w:type="spellEnd"/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63124BC9" w14:textId="77777777" w:rsidR="00863E1C" w:rsidRPr="00863E1C" w:rsidRDefault="00863E1C" w:rsidP="00863E1C">
            <w:r w:rsidRPr="00863E1C">
              <w:t>订单状态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4FF25382" w14:textId="77777777" w:rsidR="00863E1C" w:rsidRPr="00863E1C" w:rsidRDefault="00863E1C" w:rsidP="00863E1C">
            <w:r w:rsidRPr="00863E1C">
              <w:t>Int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1E7A74E0" w14:textId="77777777" w:rsidR="00863E1C" w:rsidRPr="00863E1C" w:rsidRDefault="00863E1C" w:rsidP="00863E1C">
            <w:r w:rsidRPr="00863E1C">
              <w:t>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5AE27643" w14:textId="77777777" w:rsidR="00863E1C" w:rsidRPr="00863E1C" w:rsidRDefault="00863E1C" w:rsidP="00863E1C">
            <w:r w:rsidRPr="00863E1C">
              <w:t>返回订单的充值状态：0 表示履约充值成功，1 表示履约充值中</w:t>
            </w:r>
          </w:p>
        </w:tc>
      </w:tr>
      <w:tr w:rsidR="00863E1C" w:rsidRPr="00863E1C" w14:paraId="7166B09D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70E3DC77" w14:textId="77777777" w:rsidR="00863E1C" w:rsidRPr="00863E1C" w:rsidRDefault="00863E1C" w:rsidP="00863E1C">
            <w:r w:rsidRPr="00863E1C">
              <w:t>type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708DAC27" w14:textId="77777777" w:rsidR="00863E1C" w:rsidRPr="00863E1C" w:rsidRDefault="00863E1C" w:rsidP="00863E1C">
            <w:r w:rsidRPr="00863E1C">
              <w:t>充</w:t>
            </w:r>
            <w:proofErr w:type="gramStart"/>
            <w:r w:rsidRPr="00863E1C">
              <w:t>值类型</w:t>
            </w:r>
            <w:proofErr w:type="gramEnd"/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061235CE" w14:textId="77777777" w:rsidR="00863E1C" w:rsidRPr="00863E1C" w:rsidRDefault="00863E1C" w:rsidP="00863E1C">
            <w:r w:rsidRPr="00863E1C">
              <w:t>Int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03A6C707" w14:textId="77777777" w:rsidR="00863E1C" w:rsidRPr="00863E1C" w:rsidRDefault="00863E1C" w:rsidP="00863E1C">
            <w:r w:rsidRPr="00863E1C">
              <w:t>非必填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302E0AF2" w14:textId="77777777" w:rsidR="00863E1C" w:rsidRPr="00863E1C" w:rsidRDefault="00863E1C" w:rsidP="00863E1C">
            <w:r w:rsidRPr="00863E1C">
              <w:t>0或者</w:t>
            </w:r>
            <w:proofErr w:type="gramStart"/>
            <w:r w:rsidRPr="00863E1C">
              <w:t>空都是</w:t>
            </w:r>
            <w:proofErr w:type="gramEnd"/>
            <w:r w:rsidRPr="00863E1C">
              <w:t>正常订单充值，1</w:t>
            </w:r>
            <w:r w:rsidRPr="00863E1C">
              <w:lastRenderedPageBreak/>
              <w:t>为权益充值</w:t>
            </w:r>
          </w:p>
        </w:tc>
      </w:tr>
      <w:tr w:rsidR="00863E1C" w:rsidRPr="00863E1C" w14:paraId="078DF2E6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0B927AEA" w14:textId="77777777" w:rsidR="00863E1C" w:rsidRPr="00863E1C" w:rsidRDefault="00863E1C" w:rsidP="00863E1C">
            <w:proofErr w:type="spellStart"/>
            <w:r w:rsidRPr="00863E1C">
              <w:lastRenderedPageBreak/>
              <w:t>rightsId</w:t>
            </w:r>
            <w:proofErr w:type="spellEnd"/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0D820A80" w14:textId="77777777" w:rsidR="00863E1C" w:rsidRPr="00863E1C" w:rsidRDefault="00863E1C" w:rsidP="00863E1C">
            <w:r w:rsidRPr="00863E1C">
              <w:t>权益ID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50D97969" w14:textId="77777777" w:rsidR="00863E1C" w:rsidRPr="00863E1C" w:rsidRDefault="00863E1C" w:rsidP="00863E1C">
            <w:r w:rsidRPr="00863E1C">
              <w:t>String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421391BA" w14:textId="77777777" w:rsidR="00863E1C" w:rsidRPr="00863E1C" w:rsidRDefault="00863E1C" w:rsidP="00863E1C">
            <w:r w:rsidRPr="00863E1C">
              <w:t>Type=1必填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03CA6B95" w14:textId="77777777" w:rsidR="00863E1C" w:rsidRPr="00863E1C" w:rsidRDefault="00863E1C" w:rsidP="00863E1C">
            <w:r w:rsidRPr="00863E1C">
              <w:t>充值权益单号</w:t>
            </w:r>
          </w:p>
        </w:tc>
      </w:tr>
    </w:tbl>
    <w:p w14:paraId="6BAC04C5" w14:textId="77777777" w:rsidR="00863E1C" w:rsidRPr="00863E1C" w:rsidRDefault="00863E1C" w:rsidP="00863E1C">
      <w:pPr>
        <w:rPr>
          <w:b/>
          <w:bCs/>
        </w:rPr>
      </w:pPr>
      <w:r w:rsidRPr="00863E1C">
        <w:rPr>
          <w:b/>
          <w:bCs/>
        </w:rPr>
        <w:t>2.4卡</w:t>
      </w:r>
      <w:proofErr w:type="gramStart"/>
      <w:r w:rsidRPr="00863E1C">
        <w:rPr>
          <w:b/>
          <w:bCs/>
        </w:rPr>
        <w:t>密接口</w:t>
      </w:r>
      <w:proofErr w:type="gramEnd"/>
      <w:r w:rsidRPr="00863E1C">
        <w:rPr>
          <w:b/>
          <w:bCs/>
        </w:rPr>
        <w:t>地址</w:t>
      </w:r>
    </w:p>
    <w:p w14:paraId="413FE1A4" w14:textId="77777777" w:rsidR="00863E1C" w:rsidRPr="00863E1C" w:rsidRDefault="00863E1C" w:rsidP="00863E1C">
      <w:pPr>
        <w:rPr>
          <w:b/>
          <w:bCs/>
        </w:rPr>
      </w:pPr>
      <w:r w:rsidRPr="00863E1C">
        <w:rPr>
          <w:b/>
          <w:bCs/>
        </w:rPr>
        <w:t>2.4.1卡密接单接口</w:t>
      </w:r>
    </w:p>
    <w:p w14:paraId="4AC035F5" w14:textId="77777777" w:rsidR="00863E1C" w:rsidRPr="00863E1C" w:rsidRDefault="00863E1C" w:rsidP="00863E1C">
      <w:r w:rsidRPr="00863E1C">
        <w:t>合作商提供京东用于获取卡密下单。</w:t>
      </w:r>
    </w:p>
    <w:p w14:paraId="4AE2C8A0" w14:textId="77777777" w:rsidR="00863E1C" w:rsidRPr="00863E1C" w:rsidRDefault="00863E1C" w:rsidP="00863E1C">
      <w:pPr>
        <w:rPr>
          <w:b/>
          <w:bCs/>
        </w:rPr>
      </w:pPr>
      <w:r w:rsidRPr="00863E1C">
        <w:rPr>
          <w:b/>
          <w:bCs/>
        </w:rPr>
        <w:t>2.4.1.1请求消息体参数说明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1"/>
        <w:gridCol w:w="1493"/>
        <w:gridCol w:w="1536"/>
        <w:gridCol w:w="1388"/>
        <w:gridCol w:w="2112"/>
      </w:tblGrid>
      <w:tr w:rsidR="00863E1C" w:rsidRPr="00863E1C" w14:paraId="4F57137D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79378D0B" w14:textId="77777777" w:rsidR="00863E1C" w:rsidRPr="00863E1C" w:rsidRDefault="00863E1C" w:rsidP="00863E1C">
            <w:r w:rsidRPr="00863E1C">
              <w:t>参数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632AE6EA" w14:textId="77777777" w:rsidR="00863E1C" w:rsidRPr="00863E1C" w:rsidRDefault="00863E1C" w:rsidP="00863E1C">
            <w:r w:rsidRPr="00863E1C">
              <w:t>含义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7FE98C06" w14:textId="77777777" w:rsidR="00863E1C" w:rsidRPr="00863E1C" w:rsidRDefault="00863E1C" w:rsidP="00863E1C">
            <w:r w:rsidRPr="00863E1C">
              <w:t>类型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3DADCD66" w14:textId="77777777" w:rsidR="00863E1C" w:rsidRPr="00863E1C" w:rsidRDefault="00863E1C" w:rsidP="00863E1C">
            <w:r w:rsidRPr="00863E1C">
              <w:t>是否必填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4FAD8869" w14:textId="77777777" w:rsidR="00863E1C" w:rsidRPr="00863E1C" w:rsidRDefault="00863E1C" w:rsidP="00863E1C">
            <w:r w:rsidRPr="00863E1C">
              <w:t>备注</w:t>
            </w:r>
          </w:p>
        </w:tc>
      </w:tr>
      <w:tr w:rsidR="00863E1C" w:rsidRPr="00863E1C" w14:paraId="59DE022F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5A93791A" w14:textId="77777777" w:rsidR="00863E1C" w:rsidRPr="00863E1C" w:rsidRDefault="00863E1C" w:rsidP="00863E1C">
            <w:proofErr w:type="spellStart"/>
            <w:r w:rsidRPr="00863E1C">
              <w:t>customerId</w:t>
            </w:r>
            <w:proofErr w:type="spellEnd"/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6699BA5A" w14:textId="77777777" w:rsidR="00863E1C" w:rsidRPr="00863E1C" w:rsidRDefault="00863E1C" w:rsidP="00863E1C">
            <w:r w:rsidRPr="00863E1C">
              <w:t>商家编号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328EFBB8" w14:textId="77777777" w:rsidR="00863E1C" w:rsidRPr="00863E1C" w:rsidRDefault="00863E1C" w:rsidP="00863E1C">
            <w:r w:rsidRPr="00863E1C">
              <w:t>Long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325B8056" w14:textId="77777777" w:rsidR="00863E1C" w:rsidRPr="00863E1C" w:rsidRDefault="00863E1C" w:rsidP="00863E1C">
            <w:r w:rsidRPr="00863E1C">
              <w:t>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7B572972" w14:textId="77777777" w:rsidR="00863E1C" w:rsidRPr="00863E1C" w:rsidRDefault="00863E1C" w:rsidP="00863E1C">
            <w:r w:rsidRPr="00863E1C">
              <w:t>商家编号由京东商城提供</w:t>
            </w:r>
          </w:p>
        </w:tc>
      </w:tr>
      <w:tr w:rsidR="00863E1C" w:rsidRPr="00863E1C" w14:paraId="7966B146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3506A402" w14:textId="77777777" w:rsidR="00863E1C" w:rsidRPr="00863E1C" w:rsidRDefault="00863E1C" w:rsidP="00863E1C">
            <w:r w:rsidRPr="00863E1C">
              <w:t>data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5ACEBFE2" w14:textId="77777777" w:rsidR="00863E1C" w:rsidRPr="00863E1C" w:rsidRDefault="00863E1C" w:rsidP="00863E1C">
            <w:r w:rsidRPr="00863E1C">
              <w:t>业务数据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48A4352A" w14:textId="77777777" w:rsidR="00863E1C" w:rsidRPr="00863E1C" w:rsidRDefault="00863E1C" w:rsidP="00863E1C">
            <w:r w:rsidRPr="00863E1C">
              <w:t>String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5E9873F5" w14:textId="77777777" w:rsidR="00863E1C" w:rsidRPr="00863E1C" w:rsidRDefault="00863E1C" w:rsidP="00863E1C">
            <w:r w:rsidRPr="00863E1C">
              <w:t>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19A566D5" w14:textId="77777777" w:rsidR="00863E1C" w:rsidRPr="00863E1C" w:rsidRDefault="00863E1C" w:rsidP="00863E1C">
            <w:r w:rsidRPr="00863E1C">
              <w:t>对</w:t>
            </w:r>
            <w:proofErr w:type="spellStart"/>
            <w:r w:rsidRPr="00863E1C">
              <w:t>json</w:t>
            </w:r>
            <w:proofErr w:type="spellEnd"/>
            <w:r w:rsidRPr="00863E1C">
              <w:t>格式的业务数据进行base64编码后的值。</w:t>
            </w:r>
          </w:p>
        </w:tc>
      </w:tr>
      <w:tr w:rsidR="00863E1C" w:rsidRPr="00863E1C" w14:paraId="1AD7E51D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73ABB799" w14:textId="77777777" w:rsidR="00863E1C" w:rsidRPr="00863E1C" w:rsidRDefault="00863E1C" w:rsidP="00863E1C">
            <w:r w:rsidRPr="00863E1C">
              <w:t>timestamp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1DAF5B73" w14:textId="77777777" w:rsidR="00863E1C" w:rsidRPr="00863E1C" w:rsidRDefault="00863E1C" w:rsidP="00863E1C">
            <w:r w:rsidRPr="00863E1C">
              <w:t>当前时间戳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6B540FC9" w14:textId="77777777" w:rsidR="00863E1C" w:rsidRPr="00863E1C" w:rsidRDefault="00863E1C" w:rsidP="00863E1C">
            <w:r w:rsidRPr="00863E1C">
              <w:t>String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12EE7707" w14:textId="77777777" w:rsidR="00863E1C" w:rsidRPr="00863E1C" w:rsidRDefault="00863E1C" w:rsidP="00863E1C">
            <w:r w:rsidRPr="00863E1C">
              <w:t>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6158F553" w14:textId="77777777" w:rsidR="00863E1C" w:rsidRPr="00863E1C" w:rsidRDefault="00863E1C" w:rsidP="00863E1C">
            <w:r w:rsidRPr="00863E1C">
              <w:t>格式为</w:t>
            </w:r>
          </w:p>
          <w:p w14:paraId="2CC84A52" w14:textId="77777777" w:rsidR="00863E1C" w:rsidRPr="00863E1C" w:rsidRDefault="00863E1C" w:rsidP="00863E1C">
            <w:proofErr w:type="spellStart"/>
            <w:r w:rsidRPr="00863E1C">
              <w:t>yyyMMddHHmmss</w:t>
            </w:r>
            <w:proofErr w:type="spellEnd"/>
            <w:r w:rsidRPr="00863E1C">
              <w:t xml:space="preserve"> 4位年+2位月+2位日+2位时+2位分+2位秒</w:t>
            </w:r>
          </w:p>
        </w:tc>
      </w:tr>
      <w:tr w:rsidR="00863E1C" w:rsidRPr="00863E1C" w14:paraId="5EF5A1EF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677D3B49" w14:textId="77777777" w:rsidR="00863E1C" w:rsidRPr="00863E1C" w:rsidRDefault="00863E1C" w:rsidP="00863E1C">
            <w:r w:rsidRPr="00863E1C">
              <w:t>sign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4A5850BC" w14:textId="77777777" w:rsidR="00863E1C" w:rsidRPr="00863E1C" w:rsidRDefault="00863E1C" w:rsidP="00863E1C">
            <w:r w:rsidRPr="00863E1C">
              <w:t>MD5签名摘要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391E27BF" w14:textId="77777777" w:rsidR="00863E1C" w:rsidRPr="00863E1C" w:rsidRDefault="00863E1C" w:rsidP="00863E1C">
            <w:r w:rsidRPr="00863E1C">
              <w:t>String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54E78FFF" w14:textId="77777777" w:rsidR="00863E1C" w:rsidRPr="00863E1C" w:rsidRDefault="00863E1C" w:rsidP="00863E1C">
            <w:r w:rsidRPr="00863E1C">
              <w:t>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528BF9A9" w14:textId="77777777" w:rsidR="00863E1C" w:rsidRPr="00863E1C" w:rsidRDefault="00863E1C" w:rsidP="00863E1C">
            <w:hyperlink r:id="rId9" w:anchor="_1.3_接口说明" w:history="1">
              <w:r w:rsidRPr="00863E1C">
                <w:rPr>
                  <w:rStyle w:val="ae"/>
                </w:rPr>
                <w:t>详见接口说明第5条</w:t>
              </w:r>
            </w:hyperlink>
          </w:p>
        </w:tc>
      </w:tr>
      <w:tr w:rsidR="00863E1C" w:rsidRPr="00863E1C" w14:paraId="32799F7D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105229FD" w14:textId="77777777" w:rsidR="00863E1C" w:rsidRPr="00863E1C" w:rsidRDefault="00863E1C" w:rsidP="00863E1C">
            <w:r w:rsidRPr="00863E1C">
              <w:t>version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3B21926C" w14:textId="77777777" w:rsidR="00863E1C" w:rsidRPr="00863E1C" w:rsidRDefault="00863E1C" w:rsidP="00863E1C">
            <w:r w:rsidRPr="00863E1C">
              <w:t>接口版本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11FB05F7" w14:textId="77777777" w:rsidR="00863E1C" w:rsidRPr="00863E1C" w:rsidRDefault="00863E1C" w:rsidP="00863E1C">
            <w:r w:rsidRPr="00863E1C">
              <w:t>String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66208834" w14:textId="77777777" w:rsidR="00863E1C" w:rsidRPr="00863E1C" w:rsidRDefault="00863E1C" w:rsidP="00863E1C"/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09162AEE" w14:textId="77777777" w:rsidR="00863E1C" w:rsidRPr="00863E1C" w:rsidRDefault="00863E1C" w:rsidP="00863E1C">
            <w:r w:rsidRPr="00863E1C">
              <w:t>该参数暂时不使用</w:t>
            </w:r>
          </w:p>
        </w:tc>
      </w:tr>
    </w:tbl>
    <w:p w14:paraId="7EE84CA2" w14:textId="77777777" w:rsidR="00863E1C" w:rsidRPr="00863E1C" w:rsidRDefault="00863E1C" w:rsidP="00863E1C">
      <w:pPr>
        <w:rPr>
          <w:b/>
          <w:bCs/>
        </w:rPr>
      </w:pPr>
      <w:r w:rsidRPr="00863E1C">
        <w:rPr>
          <w:b/>
          <w:bCs/>
        </w:rPr>
        <w:t>2.4.1.2业务数据JSON格式说明</w:t>
      </w:r>
    </w:p>
    <w:p w14:paraId="30D0D4F8" w14:textId="77777777" w:rsidR="00863E1C" w:rsidRPr="00863E1C" w:rsidRDefault="00863E1C" w:rsidP="00863E1C">
      <w:r w:rsidRPr="00863E1C">
        <w:t>业务数据例子 (消息体中参数data为对该业务数据</w:t>
      </w:r>
      <w:proofErr w:type="spellStart"/>
      <w:r w:rsidRPr="00863E1C">
        <w:t>json</w:t>
      </w:r>
      <w:proofErr w:type="spellEnd"/>
      <w:r w:rsidRPr="00863E1C">
        <w:t>串base64之后的值)</w:t>
      </w:r>
    </w:p>
    <w:p w14:paraId="5686FA25" w14:textId="77777777" w:rsidR="00863E1C" w:rsidRPr="00863E1C" w:rsidRDefault="00863E1C" w:rsidP="00863E1C">
      <w:proofErr w:type="gramStart"/>
      <w:r w:rsidRPr="00863E1C">
        <w:t>base64({</w:t>
      </w:r>
      <w:proofErr w:type="gramEnd"/>
    </w:p>
    <w:p w14:paraId="1337454C" w14:textId="77777777" w:rsidR="00863E1C" w:rsidRPr="00863E1C" w:rsidRDefault="00863E1C" w:rsidP="00863E1C">
      <w:r w:rsidRPr="00863E1C">
        <w:t>"</w:t>
      </w:r>
      <w:proofErr w:type="spellStart"/>
      <w:r w:rsidRPr="00863E1C">
        <w:t>orderId</w:t>
      </w:r>
      <w:proofErr w:type="spellEnd"/>
      <w:r w:rsidRPr="00863E1C">
        <w:t>": "203632092",</w:t>
      </w:r>
    </w:p>
    <w:p w14:paraId="4A6A1EA5" w14:textId="77777777" w:rsidR="00863E1C" w:rsidRPr="00863E1C" w:rsidRDefault="00863E1C" w:rsidP="00863E1C">
      <w:r w:rsidRPr="00863E1C">
        <w:t>"pin": "</w:t>
      </w:r>
      <w:proofErr w:type="spellStart"/>
      <w:r w:rsidRPr="00863E1C">
        <w:t>zhangsan</w:t>
      </w:r>
      <w:proofErr w:type="spellEnd"/>
      <w:r w:rsidRPr="00863E1C">
        <w:t>",</w:t>
      </w:r>
    </w:p>
    <w:p w14:paraId="642675F5" w14:textId="77777777" w:rsidR="00863E1C" w:rsidRPr="00863E1C" w:rsidRDefault="00863E1C" w:rsidP="00863E1C">
      <w:r w:rsidRPr="00863E1C">
        <w:t>"</w:t>
      </w:r>
      <w:proofErr w:type="spellStart"/>
      <w:r w:rsidRPr="00863E1C">
        <w:t>brandId</w:t>
      </w:r>
      <w:proofErr w:type="spellEnd"/>
      <w:r w:rsidRPr="00863E1C">
        <w:t>": "52471",</w:t>
      </w:r>
    </w:p>
    <w:p w14:paraId="328825ED" w14:textId="77777777" w:rsidR="00863E1C" w:rsidRPr="00863E1C" w:rsidRDefault="00863E1C" w:rsidP="00863E1C">
      <w:r w:rsidRPr="00863E1C">
        <w:t>"</w:t>
      </w:r>
      <w:proofErr w:type="spellStart"/>
      <w:r w:rsidRPr="00863E1C">
        <w:t>skuId</w:t>
      </w:r>
      <w:proofErr w:type="spellEnd"/>
      <w:r w:rsidRPr="00863E1C">
        <w:t>": "1100491280",</w:t>
      </w:r>
    </w:p>
    <w:p w14:paraId="2C23BA7C" w14:textId="77777777" w:rsidR="00863E1C" w:rsidRPr="00863E1C" w:rsidRDefault="00863E1C" w:rsidP="00863E1C">
      <w:r w:rsidRPr="00863E1C">
        <w:t>"</w:t>
      </w:r>
      <w:proofErr w:type="spellStart"/>
      <w:r w:rsidRPr="00863E1C">
        <w:t>buyNum</w:t>
      </w:r>
      <w:proofErr w:type="spellEnd"/>
      <w:r w:rsidRPr="00863E1C">
        <w:t>": "10",</w:t>
      </w:r>
    </w:p>
    <w:p w14:paraId="71B5E22A" w14:textId="77777777" w:rsidR="00863E1C" w:rsidRPr="00863E1C" w:rsidRDefault="00863E1C" w:rsidP="00863E1C">
      <w:r w:rsidRPr="00863E1C">
        <w:t>"</w:t>
      </w:r>
      <w:proofErr w:type="spellStart"/>
      <w:r w:rsidRPr="00863E1C">
        <w:t>totalPrice</w:t>
      </w:r>
      <w:proofErr w:type="spellEnd"/>
      <w:r w:rsidRPr="00863E1C">
        <w:t>": "150",</w:t>
      </w:r>
    </w:p>
    <w:p w14:paraId="69B24B28" w14:textId="77777777" w:rsidR="00863E1C" w:rsidRPr="00863E1C" w:rsidRDefault="00863E1C" w:rsidP="00863E1C">
      <w:r w:rsidRPr="00863E1C">
        <w:lastRenderedPageBreak/>
        <w:t>"features": [</w:t>
      </w:r>
    </w:p>
    <w:p w14:paraId="77FA3EEE" w14:textId="77777777" w:rsidR="00863E1C" w:rsidRPr="00863E1C" w:rsidRDefault="00863E1C" w:rsidP="00863E1C">
      <w:r w:rsidRPr="00863E1C">
        <w:t>{</w:t>
      </w:r>
    </w:p>
    <w:p w14:paraId="564D24E6" w14:textId="77777777" w:rsidR="00863E1C" w:rsidRPr="00863E1C" w:rsidRDefault="00863E1C" w:rsidP="00863E1C">
      <w:r w:rsidRPr="00863E1C">
        <w:t>"expand1</w:t>
      </w:r>
      <w:proofErr w:type="gramStart"/>
      <w:r w:rsidRPr="00863E1C">
        <w:t>": {</w:t>
      </w:r>
      <w:proofErr w:type="gramEnd"/>
    </w:p>
    <w:p w14:paraId="688D6FE2" w14:textId="77777777" w:rsidR="00863E1C" w:rsidRPr="00863E1C" w:rsidRDefault="00863E1C" w:rsidP="00863E1C">
      <w:r w:rsidRPr="00863E1C">
        <w:t>"id": "1",</w:t>
      </w:r>
    </w:p>
    <w:p w14:paraId="150A1343" w14:textId="77777777" w:rsidR="00863E1C" w:rsidRPr="00863E1C" w:rsidRDefault="00863E1C" w:rsidP="00863E1C">
      <w:r w:rsidRPr="00863E1C">
        <w:t>"name": "名称1"</w:t>
      </w:r>
    </w:p>
    <w:p w14:paraId="3E91A2DE" w14:textId="77777777" w:rsidR="00863E1C" w:rsidRPr="00863E1C" w:rsidRDefault="00863E1C" w:rsidP="00863E1C">
      <w:r w:rsidRPr="00863E1C">
        <w:t>}</w:t>
      </w:r>
    </w:p>
    <w:p w14:paraId="7421FAF5" w14:textId="77777777" w:rsidR="00863E1C" w:rsidRPr="00863E1C" w:rsidRDefault="00863E1C" w:rsidP="00863E1C">
      <w:r w:rsidRPr="00863E1C">
        <w:t>}</w:t>
      </w:r>
    </w:p>
    <w:p w14:paraId="56A580D0" w14:textId="77777777" w:rsidR="00863E1C" w:rsidRPr="00863E1C" w:rsidRDefault="00863E1C" w:rsidP="00863E1C">
      <w:r w:rsidRPr="00863E1C">
        <w:t>],</w:t>
      </w:r>
    </w:p>
    <w:p w14:paraId="264B967D" w14:textId="77777777" w:rsidR="00863E1C" w:rsidRPr="00863E1C" w:rsidRDefault="00863E1C" w:rsidP="00863E1C">
      <w:r w:rsidRPr="00863E1C">
        <w:t>   "</w:t>
      </w:r>
      <w:proofErr w:type="spellStart"/>
      <w:r w:rsidRPr="00863E1C">
        <w:t>userIp</w:t>
      </w:r>
      <w:proofErr w:type="spellEnd"/>
      <w:r w:rsidRPr="00863E1C">
        <w:t>": "127.0.0.1",</w:t>
      </w:r>
    </w:p>
    <w:p w14:paraId="3CD8F49B" w14:textId="77777777" w:rsidR="00863E1C" w:rsidRPr="00863E1C" w:rsidRDefault="00863E1C" w:rsidP="00863E1C">
      <w:r w:rsidRPr="00863E1C">
        <w:t>  "</w:t>
      </w:r>
      <w:proofErr w:type="spellStart"/>
      <w:r w:rsidRPr="00863E1C">
        <w:t>tokenId</w:t>
      </w:r>
      <w:proofErr w:type="spellEnd"/>
      <w:r w:rsidRPr="00863E1C">
        <w:t>": "</w:t>
      </w:r>
      <w:proofErr w:type="spellStart"/>
      <w:r w:rsidRPr="00863E1C">
        <w:t>xxxxx</w:t>
      </w:r>
      <w:proofErr w:type="spellEnd"/>
      <w:r w:rsidRPr="00863E1C">
        <w:t>"</w:t>
      </w:r>
    </w:p>
    <w:p w14:paraId="6A2CA4D0" w14:textId="77777777" w:rsidR="00863E1C" w:rsidRPr="00863E1C" w:rsidRDefault="00863E1C" w:rsidP="00863E1C">
      <w:r w:rsidRPr="00863E1C">
        <w:t>})</w:t>
      </w:r>
    </w:p>
    <w:p w14:paraId="4DBBBCD8" w14:textId="77777777" w:rsidR="00863E1C" w:rsidRPr="00863E1C" w:rsidRDefault="00863E1C" w:rsidP="00863E1C">
      <w:r w:rsidRPr="00863E1C">
        <w:t>业务参数各字段说明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4"/>
        <w:gridCol w:w="1525"/>
        <w:gridCol w:w="1601"/>
        <w:gridCol w:w="1492"/>
        <w:gridCol w:w="1898"/>
      </w:tblGrid>
      <w:tr w:rsidR="00863E1C" w:rsidRPr="00863E1C" w14:paraId="5FA2BC5C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364878EB" w14:textId="77777777" w:rsidR="00863E1C" w:rsidRPr="00863E1C" w:rsidRDefault="00863E1C" w:rsidP="00863E1C">
            <w:r w:rsidRPr="00863E1C">
              <w:t>参数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1553B008" w14:textId="77777777" w:rsidR="00863E1C" w:rsidRPr="00863E1C" w:rsidRDefault="00863E1C" w:rsidP="00863E1C">
            <w:r w:rsidRPr="00863E1C">
              <w:t>含义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4694E285" w14:textId="77777777" w:rsidR="00863E1C" w:rsidRPr="00863E1C" w:rsidRDefault="00863E1C" w:rsidP="00863E1C">
            <w:r w:rsidRPr="00863E1C">
              <w:t>类型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58C2EA52" w14:textId="77777777" w:rsidR="00863E1C" w:rsidRPr="00863E1C" w:rsidRDefault="00863E1C" w:rsidP="00863E1C">
            <w:r w:rsidRPr="00863E1C">
              <w:t>是否必填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48A43C1B" w14:textId="77777777" w:rsidR="00863E1C" w:rsidRPr="00863E1C" w:rsidRDefault="00863E1C" w:rsidP="00863E1C">
            <w:r w:rsidRPr="00863E1C">
              <w:t>备注</w:t>
            </w:r>
          </w:p>
        </w:tc>
      </w:tr>
      <w:tr w:rsidR="00863E1C" w:rsidRPr="00863E1C" w14:paraId="4B84B499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01210C7D" w14:textId="77777777" w:rsidR="00863E1C" w:rsidRPr="00863E1C" w:rsidRDefault="00863E1C" w:rsidP="00863E1C">
            <w:proofErr w:type="spellStart"/>
            <w:r w:rsidRPr="00863E1C">
              <w:t>orderId</w:t>
            </w:r>
            <w:proofErr w:type="spellEnd"/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6BE8BC92" w14:textId="77777777" w:rsidR="00863E1C" w:rsidRPr="00863E1C" w:rsidRDefault="00863E1C" w:rsidP="00863E1C">
            <w:r w:rsidRPr="00863E1C">
              <w:t>京东订单号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5A9730D6" w14:textId="77777777" w:rsidR="00863E1C" w:rsidRPr="00863E1C" w:rsidRDefault="00863E1C" w:rsidP="00863E1C">
            <w:r w:rsidRPr="00863E1C">
              <w:t>Long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75397A99" w14:textId="77777777" w:rsidR="00863E1C" w:rsidRPr="00863E1C" w:rsidRDefault="00863E1C" w:rsidP="00863E1C">
            <w:r w:rsidRPr="00863E1C">
              <w:t>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39213F43" w14:textId="77777777" w:rsidR="00863E1C" w:rsidRPr="00863E1C" w:rsidRDefault="00863E1C" w:rsidP="00863E1C">
            <w:r w:rsidRPr="00863E1C">
              <w:t>客户下单在京东生成的京东订单号9999900003</w:t>
            </w:r>
          </w:p>
        </w:tc>
      </w:tr>
      <w:tr w:rsidR="00863E1C" w:rsidRPr="00863E1C" w14:paraId="546BB56E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3D112175" w14:textId="77777777" w:rsidR="00863E1C" w:rsidRPr="00863E1C" w:rsidRDefault="00863E1C" w:rsidP="00863E1C">
            <w:r w:rsidRPr="00863E1C">
              <w:t>pin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553D511B" w14:textId="77777777" w:rsidR="00863E1C" w:rsidRPr="00863E1C" w:rsidRDefault="00863E1C" w:rsidP="00863E1C">
            <w:r w:rsidRPr="00863E1C">
              <w:t>用户pin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2C5D5D37" w14:textId="77777777" w:rsidR="00863E1C" w:rsidRPr="00863E1C" w:rsidRDefault="00863E1C" w:rsidP="00863E1C">
            <w:r w:rsidRPr="00863E1C">
              <w:t>String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14CDC9BF" w14:textId="77777777" w:rsidR="00863E1C" w:rsidRPr="00863E1C" w:rsidRDefault="00863E1C" w:rsidP="00863E1C">
            <w:r w:rsidRPr="00863E1C">
              <w:t>选填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35C151CB" w14:textId="77777777" w:rsidR="00863E1C" w:rsidRPr="00863E1C" w:rsidRDefault="00863E1C" w:rsidP="00863E1C">
            <w:r w:rsidRPr="00863E1C">
              <w:t>用户下单pin</w:t>
            </w:r>
          </w:p>
        </w:tc>
      </w:tr>
      <w:tr w:rsidR="00863E1C" w:rsidRPr="00863E1C" w14:paraId="0073DEC4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431C3140" w14:textId="77777777" w:rsidR="00863E1C" w:rsidRPr="00863E1C" w:rsidRDefault="00863E1C" w:rsidP="00863E1C">
            <w:proofErr w:type="spellStart"/>
            <w:r w:rsidRPr="00863E1C">
              <w:t>buyNum</w:t>
            </w:r>
            <w:proofErr w:type="spellEnd"/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2B9A3A7E" w14:textId="77777777" w:rsidR="00863E1C" w:rsidRPr="00863E1C" w:rsidRDefault="00863E1C" w:rsidP="00863E1C">
            <w:r w:rsidRPr="00863E1C">
              <w:t>购买数量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56C2D03C" w14:textId="77777777" w:rsidR="00863E1C" w:rsidRPr="00863E1C" w:rsidRDefault="00863E1C" w:rsidP="00863E1C">
            <w:r w:rsidRPr="00863E1C">
              <w:t>Int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0ABB6D2F" w14:textId="77777777" w:rsidR="00863E1C" w:rsidRPr="00863E1C" w:rsidRDefault="00863E1C" w:rsidP="00863E1C">
            <w:r w:rsidRPr="00863E1C">
              <w:t>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53586051" w14:textId="77777777" w:rsidR="00863E1C" w:rsidRPr="00863E1C" w:rsidRDefault="00863E1C" w:rsidP="00863E1C">
            <w:r w:rsidRPr="00863E1C">
              <w:t>如：10</w:t>
            </w:r>
          </w:p>
        </w:tc>
      </w:tr>
      <w:tr w:rsidR="00863E1C" w:rsidRPr="00863E1C" w14:paraId="1C127668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7835C8C9" w14:textId="77777777" w:rsidR="00863E1C" w:rsidRPr="00863E1C" w:rsidRDefault="00863E1C" w:rsidP="00863E1C">
            <w:proofErr w:type="spellStart"/>
            <w:r w:rsidRPr="00863E1C">
              <w:t>totalPrice</w:t>
            </w:r>
            <w:proofErr w:type="spellEnd"/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4264C114" w14:textId="77777777" w:rsidR="00863E1C" w:rsidRPr="00863E1C" w:rsidRDefault="00863E1C" w:rsidP="00863E1C">
            <w:r w:rsidRPr="00863E1C">
              <w:t>订单总价，商家应收款。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2E4FFD99" w14:textId="77777777" w:rsidR="00863E1C" w:rsidRPr="00863E1C" w:rsidRDefault="00863E1C" w:rsidP="00863E1C">
            <w:r w:rsidRPr="00863E1C">
              <w:t>Double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4DC0AE8C" w14:textId="77777777" w:rsidR="00863E1C" w:rsidRPr="00863E1C" w:rsidRDefault="00863E1C" w:rsidP="00863E1C">
            <w:r w:rsidRPr="00863E1C">
              <w:t>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73F51423" w14:textId="77777777" w:rsidR="00863E1C" w:rsidRPr="00863E1C" w:rsidRDefault="00863E1C" w:rsidP="00863E1C">
            <w:r w:rsidRPr="00863E1C">
              <w:t>如：140.25</w:t>
            </w:r>
          </w:p>
        </w:tc>
      </w:tr>
      <w:tr w:rsidR="00863E1C" w:rsidRPr="00863E1C" w14:paraId="718E6766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0B5538A5" w14:textId="77777777" w:rsidR="00863E1C" w:rsidRPr="00863E1C" w:rsidRDefault="00863E1C" w:rsidP="00863E1C">
            <w:proofErr w:type="spellStart"/>
            <w:r w:rsidRPr="00863E1C">
              <w:t>skuId</w:t>
            </w:r>
            <w:proofErr w:type="spellEnd"/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5F6AC2A5" w14:textId="77777777" w:rsidR="00863E1C" w:rsidRPr="00863E1C" w:rsidRDefault="00863E1C" w:rsidP="00863E1C">
            <w:proofErr w:type="spellStart"/>
            <w:r w:rsidRPr="00863E1C">
              <w:t>skuId</w:t>
            </w:r>
            <w:proofErr w:type="spellEnd"/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1DBA1055" w14:textId="77777777" w:rsidR="00863E1C" w:rsidRPr="00863E1C" w:rsidRDefault="00863E1C" w:rsidP="00863E1C">
            <w:r w:rsidRPr="00863E1C">
              <w:t>Long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06113EEF" w14:textId="77777777" w:rsidR="00863E1C" w:rsidRPr="00863E1C" w:rsidRDefault="00863E1C" w:rsidP="00863E1C">
            <w:r w:rsidRPr="00863E1C">
              <w:t>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5EA81730" w14:textId="77777777" w:rsidR="00863E1C" w:rsidRPr="00863E1C" w:rsidRDefault="00863E1C" w:rsidP="00863E1C">
            <w:r w:rsidRPr="00863E1C">
              <w:t>对应京东的商品</w:t>
            </w:r>
            <w:proofErr w:type="spellStart"/>
            <w:r w:rsidRPr="00863E1C">
              <w:t>skuId</w:t>
            </w:r>
            <w:proofErr w:type="spellEnd"/>
          </w:p>
        </w:tc>
      </w:tr>
      <w:tr w:rsidR="00863E1C" w:rsidRPr="00863E1C" w14:paraId="6CDC1F11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7F21A185" w14:textId="77777777" w:rsidR="00863E1C" w:rsidRPr="00863E1C" w:rsidRDefault="00863E1C" w:rsidP="00863E1C">
            <w:proofErr w:type="spellStart"/>
            <w:r w:rsidRPr="00863E1C">
              <w:t>brandId</w:t>
            </w:r>
            <w:proofErr w:type="spellEnd"/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483E7A0E" w14:textId="77777777" w:rsidR="00863E1C" w:rsidRPr="00863E1C" w:rsidRDefault="00863E1C" w:rsidP="00863E1C">
            <w:r w:rsidRPr="00863E1C">
              <w:t>品牌ID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1FDD45FA" w14:textId="77777777" w:rsidR="00863E1C" w:rsidRPr="00863E1C" w:rsidRDefault="00863E1C" w:rsidP="00863E1C">
            <w:r w:rsidRPr="00863E1C">
              <w:t>Long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06D247F6" w14:textId="77777777" w:rsidR="00863E1C" w:rsidRPr="00863E1C" w:rsidRDefault="00863E1C" w:rsidP="00863E1C">
            <w:r w:rsidRPr="00863E1C">
              <w:t>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4C1F6E6D" w14:textId="77777777" w:rsidR="00863E1C" w:rsidRPr="00863E1C" w:rsidRDefault="00863E1C" w:rsidP="00863E1C">
            <w:r w:rsidRPr="00863E1C">
              <w:t>对应京东游戏品牌ID</w:t>
            </w:r>
          </w:p>
        </w:tc>
      </w:tr>
      <w:tr w:rsidR="00863E1C" w:rsidRPr="00863E1C" w14:paraId="07AD9A4C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53A0B65A" w14:textId="77777777" w:rsidR="00863E1C" w:rsidRPr="00863E1C" w:rsidRDefault="00863E1C" w:rsidP="00863E1C">
            <w:proofErr w:type="spellStart"/>
            <w:r w:rsidRPr="00863E1C">
              <w:t>facePrice</w:t>
            </w:r>
            <w:proofErr w:type="spellEnd"/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5780792E" w14:textId="77777777" w:rsidR="00863E1C" w:rsidRPr="00863E1C" w:rsidRDefault="00863E1C" w:rsidP="00863E1C">
            <w:r w:rsidRPr="00863E1C">
              <w:t>面值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76B5B56C" w14:textId="77777777" w:rsidR="00863E1C" w:rsidRPr="00863E1C" w:rsidRDefault="00863E1C" w:rsidP="00863E1C">
            <w:r w:rsidRPr="00863E1C">
              <w:t>Long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33FDD6AA" w14:textId="77777777" w:rsidR="00863E1C" w:rsidRPr="00863E1C" w:rsidRDefault="00863E1C" w:rsidP="00863E1C">
            <w:r w:rsidRPr="00863E1C">
              <w:t>选填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2C20F6ED" w14:textId="77777777" w:rsidR="00863E1C" w:rsidRPr="00863E1C" w:rsidRDefault="00863E1C" w:rsidP="00863E1C">
            <w:r w:rsidRPr="00863E1C">
              <w:t>商品面值</w:t>
            </w:r>
          </w:p>
        </w:tc>
      </w:tr>
      <w:tr w:rsidR="00863E1C" w:rsidRPr="00863E1C" w14:paraId="18C85D56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2A0511EE" w14:textId="77777777" w:rsidR="00863E1C" w:rsidRPr="00863E1C" w:rsidRDefault="00863E1C" w:rsidP="00863E1C">
            <w:proofErr w:type="spellStart"/>
            <w:r w:rsidRPr="00863E1C">
              <w:t>sourceType</w:t>
            </w:r>
            <w:proofErr w:type="spellEnd"/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1F8D9368" w14:textId="77777777" w:rsidR="00863E1C" w:rsidRPr="00863E1C" w:rsidRDefault="00863E1C" w:rsidP="00863E1C">
            <w:r w:rsidRPr="00863E1C">
              <w:t>订单来源渠道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155CBC40" w14:textId="77777777" w:rsidR="00863E1C" w:rsidRPr="00863E1C" w:rsidRDefault="00863E1C" w:rsidP="00863E1C">
            <w:r w:rsidRPr="00863E1C">
              <w:t>Int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21AE90F5" w14:textId="77777777" w:rsidR="00863E1C" w:rsidRPr="00863E1C" w:rsidRDefault="00863E1C" w:rsidP="00863E1C">
            <w:r w:rsidRPr="00863E1C">
              <w:t>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40FBD933" w14:textId="77777777" w:rsidR="00863E1C" w:rsidRPr="00863E1C" w:rsidRDefault="00863E1C" w:rsidP="00863E1C">
            <w:r w:rsidRPr="00863E1C">
              <w:t>订单来源渠道：0：主站；1：惊喜</w:t>
            </w:r>
          </w:p>
        </w:tc>
      </w:tr>
      <w:tr w:rsidR="00863E1C" w:rsidRPr="00863E1C" w14:paraId="04BD60F9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59B15D9E" w14:textId="77777777" w:rsidR="00863E1C" w:rsidRPr="00863E1C" w:rsidRDefault="00863E1C" w:rsidP="00863E1C">
            <w:r w:rsidRPr="00863E1C">
              <w:lastRenderedPageBreak/>
              <w:t>features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04616B24" w14:textId="77777777" w:rsidR="00863E1C" w:rsidRPr="00863E1C" w:rsidRDefault="00863E1C" w:rsidP="00863E1C">
            <w:r w:rsidRPr="00863E1C">
              <w:t>JSON格式字符串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2857F768" w14:textId="77777777" w:rsidR="00863E1C" w:rsidRPr="00863E1C" w:rsidRDefault="00863E1C" w:rsidP="00863E1C"/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51BB1484" w14:textId="77777777" w:rsidR="00863E1C" w:rsidRPr="00863E1C" w:rsidRDefault="00863E1C" w:rsidP="00863E1C">
            <w:r w:rsidRPr="00863E1C">
              <w:t>Json串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110EED96" w14:textId="77777777" w:rsidR="00863E1C" w:rsidRPr="00863E1C" w:rsidRDefault="00863E1C" w:rsidP="00863E1C">
            <w:r w:rsidRPr="00863E1C">
              <w:t>K/V类型的</w:t>
            </w:r>
            <w:proofErr w:type="spellStart"/>
            <w:r w:rsidRPr="00863E1C">
              <w:t>json</w:t>
            </w:r>
            <w:proofErr w:type="spellEnd"/>
            <w:r w:rsidRPr="00863E1C">
              <w:t>串,扩展字段</w:t>
            </w:r>
          </w:p>
        </w:tc>
      </w:tr>
      <w:tr w:rsidR="00863E1C" w:rsidRPr="00863E1C" w14:paraId="3FF0EC10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703DDCE3" w14:textId="77777777" w:rsidR="00863E1C" w:rsidRPr="00863E1C" w:rsidRDefault="00863E1C" w:rsidP="00863E1C">
            <w:proofErr w:type="spellStart"/>
            <w:r w:rsidRPr="00863E1C">
              <w:t>userIp</w:t>
            </w:r>
            <w:proofErr w:type="spellEnd"/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104FE5A8" w14:textId="77777777" w:rsidR="00863E1C" w:rsidRPr="00863E1C" w:rsidRDefault="00863E1C" w:rsidP="00863E1C">
            <w:r w:rsidRPr="00863E1C">
              <w:t>用户</w:t>
            </w:r>
            <w:proofErr w:type="spellStart"/>
            <w:r w:rsidRPr="00863E1C">
              <w:t>ip</w:t>
            </w:r>
            <w:proofErr w:type="spellEnd"/>
            <w:r w:rsidRPr="00863E1C">
              <w:t>地址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642A14CD" w14:textId="77777777" w:rsidR="00863E1C" w:rsidRPr="00863E1C" w:rsidRDefault="00863E1C" w:rsidP="00863E1C">
            <w:r w:rsidRPr="00863E1C">
              <w:t>String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3D6CF435" w14:textId="77777777" w:rsidR="00863E1C" w:rsidRPr="00863E1C" w:rsidRDefault="00863E1C" w:rsidP="00863E1C"/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17E17923" w14:textId="77777777" w:rsidR="00863E1C" w:rsidRPr="00863E1C" w:rsidRDefault="00863E1C" w:rsidP="00863E1C">
            <w:r w:rsidRPr="00863E1C">
              <w:t>如：10.124.134.25</w:t>
            </w:r>
          </w:p>
        </w:tc>
      </w:tr>
      <w:tr w:rsidR="00863E1C" w:rsidRPr="00863E1C" w14:paraId="0EEB3613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189CEC12" w14:textId="77777777" w:rsidR="00863E1C" w:rsidRPr="00863E1C" w:rsidRDefault="00863E1C" w:rsidP="00863E1C">
            <w:proofErr w:type="spellStart"/>
            <w:r w:rsidRPr="00863E1C">
              <w:t>outId</w:t>
            </w:r>
            <w:proofErr w:type="spellEnd"/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5719223D" w14:textId="77777777" w:rsidR="00863E1C" w:rsidRPr="00863E1C" w:rsidRDefault="00863E1C" w:rsidP="00863E1C">
            <w:r w:rsidRPr="00863E1C">
              <w:t>外部商家商品编号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7A4364BC" w14:textId="77777777" w:rsidR="00863E1C" w:rsidRPr="00863E1C" w:rsidRDefault="00863E1C" w:rsidP="00863E1C">
            <w:r w:rsidRPr="00863E1C">
              <w:t>String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067C73B1" w14:textId="77777777" w:rsidR="00863E1C" w:rsidRPr="00863E1C" w:rsidRDefault="00863E1C" w:rsidP="00863E1C"/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6F6EF649" w14:textId="77777777" w:rsidR="00863E1C" w:rsidRPr="00863E1C" w:rsidRDefault="00863E1C" w:rsidP="00863E1C">
            <w:r w:rsidRPr="00863E1C">
              <w:t>商家在京麦平台发布商品时填写的商家</w:t>
            </w:r>
            <w:proofErr w:type="gramStart"/>
            <w:r w:rsidRPr="00863E1C">
              <w:t>侧商品</w:t>
            </w:r>
            <w:proofErr w:type="gramEnd"/>
            <w:r w:rsidRPr="00863E1C">
              <w:t>ID，方便标记商家</w:t>
            </w:r>
            <w:proofErr w:type="gramStart"/>
            <w:r w:rsidRPr="00863E1C">
              <w:t>侧商品</w:t>
            </w:r>
            <w:proofErr w:type="gramEnd"/>
            <w:r w:rsidRPr="00863E1C">
              <w:t>id</w:t>
            </w:r>
          </w:p>
        </w:tc>
      </w:tr>
      <w:tr w:rsidR="00863E1C" w:rsidRPr="00863E1C" w14:paraId="0C9B3BB8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70862B93" w14:textId="77777777" w:rsidR="00863E1C" w:rsidRPr="00863E1C" w:rsidRDefault="00863E1C" w:rsidP="00863E1C">
            <w:proofErr w:type="spellStart"/>
            <w:r w:rsidRPr="00863E1C">
              <w:t>tokenId</w:t>
            </w:r>
            <w:proofErr w:type="spellEnd"/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66429AD7" w14:textId="77777777" w:rsidR="00863E1C" w:rsidRPr="00863E1C" w:rsidRDefault="00863E1C" w:rsidP="00863E1C">
            <w:r w:rsidRPr="00863E1C">
              <w:t>游戏售卖唯一ID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243B0E70" w14:textId="77777777" w:rsidR="00863E1C" w:rsidRPr="00863E1C" w:rsidRDefault="00863E1C" w:rsidP="00863E1C">
            <w:r w:rsidRPr="00863E1C">
              <w:t>String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08A59A7C" w14:textId="77777777" w:rsidR="00863E1C" w:rsidRPr="00863E1C" w:rsidRDefault="00863E1C" w:rsidP="00863E1C">
            <w:r w:rsidRPr="00863E1C">
              <w:t>游戏账号售卖的订单必填，其它非必填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54243893" w14:textId="77777777" w:rsidR="00863E1C" w:rsidRPr="00863E1C" w:rsidRDefault="00863E1C" w:rsidP="00863E1C">
            <w:r w:rsidRPr="00863E1C">
              <w:t>游戏账号售卖平台生产的唯一ID，标记用户选择某个账号信息</w:t>
            </w:r>
          </w:p>
        </w:tc>
      </w:tr>
    </w:tbl>
    <w:p w14:paraId="3A4EACEE" w14:textId="77777777" w:rsidR="00863E1C" w:rsidRPr="00863E1C" w:rsidRDefault="00863E1C" w:rsidP="00863E1C">
      <w:pPr>
        <w:rPr>
          <w:b/>
          <w:bCs/>
        </w:rPr>
      </w:pPr>
      <w:r w:rsidRPr="00863E1C">
        <w:rPr>
          <w:b/>
          <w:bCs/>
        </w:rPr>
        <w:t>2.4.1.2.1扩展字段JSON格式说明【目前只供</w:t>
      </w:r>
      <w:proofErr w:type="spellStart"/>
      <w:r w:rsidRPr="00863E1C">
        <w:rPr>
          <w:b/>
          <w:bCs/>
        </w:rPr>
        <w:t>itunes</w:t>
      </w:r>
      <w:proofErr w:type="spellEnd"/>
      <w:r w:rsidRPr="00863E1C">
        <w:rPr>
          <w:b/>
          <w:bCs/>
        </w:rPr>
        <w:t>商家使用】</w:t>
      </w:r>
    </w:p>
    <w:p w14:paraId="774CEAF1" w14:textId="77777777" w:rsidR="00863E1C" w:rsidRPr="00863E1C" w:rsidRDefault="00863E1C" w:rsidP="00863E1C">
      <w:r w:rsidRPr="00863E1C">
        <w:t>将所有字段序列化为</w:t>
      </w:r>
      <w:proofErr w:type="spellStart"/>
      <w:r w:rsidRPr="00863E1C">
        <w:t>json</w:t>
      </w:r>
      <w:proofErr w:type="spellEnd"/>
      <w:r w:rsidRPr="00863E1C">
        <w:t>字符串，然后对</w:t>
      </w:r>
      <w:proofErr w:type="spellStart"/>
      <w:r w:rsidRPr="00863E1C">
        <w:t>json</w:t>
      </w:r>
      <w:proofErr w:type="spellEnd"/>
      <w:r w:rsidRPr="00863E1C">
        <w:t>进行</w:t>
      </w:r>
      <w:proofErr w:type="spellStart"/>
      <w:r w:rsidRPr="00863E1C">
        <w:t>Aes</w:t>
      </w:r>
      <w:proofErr w:type="spellEnd"/>
      <w:r w:rsidRPr="00863E1C">
        <w:t>加密，以</w:t>
      </w:r>
      <w:proofErr w:type="spellStart"/>
      <w:r w:rsidRPr="00863E1C">
        <w:t>itunesFeature</w:t>
      </w:r>
      <w:proofErr w:type="spellEnd"/>
      <w:r w:rsidRPr="00863E1C">
        <w:t>作为key，</w:t>
      </w:r>
      <w:proofErr w:type="spellStart"/>
      <w:r w:rsidRPr="00863E1C">
        <w:t>json</w:t>
      </w:r>
      <w:proofErr w:type="spellEnd"/>
      <w:r w:rsidRPr="00863E1C">
        <w:t>加密后的字符串为值，组成features。</w:t>
      </w:r>
    </w:p>
    <w:p w14:paraId="5CDE2080" w14:textId="77777777" w:rsidR="00863E1C" w:rsidRPr="00863E1C" w:rsidRDefault="00863E1C" w:rsidP="00863E1C">
      <w:r w:rsidRPr="00863E1C">
        <w:t>features字段示例</w:t>
      </w:r>
    </w:p>
    <w:p w14:paraId="5091BF91" w14:textId="77777777" w:rsidR="00863E1C" w:rsidRPr="00863E1C" w:rsidRDefault="00863E1C" w:rsidP="00863E1C">
      <w:r w:rsidRPr="00863E1C">
        <w:t>{</w:t>
      </w:r>
    </w:p>
    <w:p w14:paraId="026EFB31" w14:textId="77777777" w:rsidR="00863E1C" w:rsidRPr="00863E1C" w:rsidRDefault="00863E1C" w:rsidP="00863E1C">
      <w:r w:rsidRPr="00863E1C">
        <w:t>"</w:t>
      </w:r>
      <w:proofErr w:type="spellStart"/>
      <w:r w:rsidRPr="00863E1C">
        <w:t>itunesFeature</w:t>
      </w:r>
      <w:proofErr w:type="spellEnd"/>
      <w:r w:rsidRPr="00863E1C">
        <w:t xml:space="preserve">": </w:t>
      </w:r>
      <w:proofErr w:type="spellStart"/>
      <w:r w:rsidRPr="00863E1C">
        <w:t>Aes</w:t>
      </w:r>
      <w:proofErr w:type="spellEnd"/>
      <w:r w:rsidRPr="00863E1C">
        <w:t xml:space="preserve"> (</w:t>
      </w:r>
    </w:p>
    <w:p w14:paraId="76A72E49" w14:textId="77777777" w:rsidR="00863E1C" w:rsidRPr="00863E1C" w:rsidRDefault="00863E1C" w:rsidP="00863E1C">
      <w:r w:rsidRPr="00863E1C">
        <w:t>{</w:t>
      </w:r>
    </w:p>
    <w:p w14:paraId="06A79C2A" w14:textId="77777777" w:rsidR="00863E1C" w:rsidRPr="00863E1C" w:rsidRDefault="00863E1C" w:rsidP="00863E1C">
      <w:r w:rsidRPr="00863E1C">
        <w:t>"</w:t>
      </w:r>
      <w:proofErr w:type="spellStart"/>
      <w:r w:rsidRPr="00863E1C">
        <w:t>userPin</w:t>
      </w:r>
      <w:proofErr w:type="spellEnd"/>
      <w:r w:rsidRPr="00863E1C">
        <w:t>": "xxx",</w:t>
      </w:r>
    </w:p>
    <w:p w14:paraId="671EA231" w14:textId="77777777" w:rsidR="00863E1C" w:rsidRPr="00863E1C" w:rsidRDefault="00863E1C" w:rsidP="00863E1C">
      <w:r w:rsidRPr="00863E1C">
        <w:t>"</w:t>
      </w:r>
      <w:proofErr w:type="spellStart"/>
      <w:r w:rsidRPr="00863E1C">
        <w:t>phoneNum</w:t>
      </w:r>
      <w:proofErr w:type="spellEnd"/>
      <w:r w:rsidRPr="00863E1C">
        <w:t>": "136xxxxxxxx",</w:t>
      </w:r>
    </w:p>
    <w:p w14:paraId="1D410EB7" w14:textId="77777777" w:rsidR="00863E1C" w:rsidRPr="00863E1C" w:rsidRDefault="00863E1C" w:rsidP="00863E1C">
      <w:r w:rsidRPr="00863E1C">
        <w:t>"email": "xxx@163.com",</w:t>
      </w:r>
    </w:p>
    <w:p w14:paraId="63DE3EF2" w14:textId="77777777" w:rsidR="00863E1C" w:rsidRPr="00863E1C" w:rsidRDefault="00863E1C" w:rsidP="00863E1C">
      <w:r w:rsidRPr="00863E1C">
        <w:t>"address": "北京市",</w:t>
      </w:r>
    </w:p>
    <w:p w14:paraId="6021BA28" w14:textId="77777777" w:rsidR="00863E1C" w:rsidRPr="00863E1C" w:rsidRDefault="00863E1C" w:rsidP="00863E1C">
      <w:r w:rsidRPr="00863E1C">
        <w:t>"</w:t>
      </w:r>
      <w:proofErr w:type="spellStart"/>
      <w:r w:rsidRPr="00863E1C">
        <w:t>phoneNumVerified</w:t>
      </w:r>
      <w:proofErr w:type="spellEnd"/>
      <w:r w:rsidRPr="00863E1C">
        <w:t>": "1",</w:t>
      </w:r>
    </w:p>
    <w:p w14:paraId="08EF6E1F" w14:textId="77777777" w:rsidR="00863E1C" w:rsidRPr="00863E1C" w:rsidRDefault="00863E1C" w:rsidP="00863E1C">
      <w:r w:rsidRPr="00863E1C">
        <w:t>"</w:t>
      </w:r>
      <w:proofErr w:type="spellStart"/>
      <w:r w:rsidRPr="00863E1C">
        <w:t>realNameVerified</w:t>
      </w:r>
      <w:proofErr w:type="spellEnd"/>
      <w:r w:rsidRPr="00863E1C">
        <w:t>": "1",</w:t>
      </w:r>
    </w:p>
    <w:p w14:paraId="646049B7" w14:textId="77777777" w:rsidR="00863E1C" w:rsidRPr="00863E1C" w:rsidRDefault="00863E1C" w:rsidP="00863E1C">
      <w:r w:rsidRPr="00863E1C">
        <w:t>"</w:t>
      </w:r>
      <w:proofErr w:type="spellStart"/>
      <w:r w:rsidRPr="00863E1C">
        <w:t>payOrderIpRecorded</w:t>
      </w:r>
      <w:proofErr w:type="spellEnd"/>
      <w:r w:rsidRPr="00863E1C">
        <w:t>": "1"</w:t>
      </w:r>
    </w:p>
    <w:p w14:paraId="5CF8E2FF" w14:textId="77777777" w:rsidR="00863E1C" w:rsidRPr="00863E1C" w:rsidRDefault="00863E1C" w:rsidP="00863E1C">
      <w:r w:rsidRPr="00863E1C">
        <w:t>}</w:t>
      </w:r>
    </w:p>
    <w:p w14:paraId="53293198" w14:textId="77777777" w:rsidR="00863E1C" w:rsidRPr="00863E1C" w:rsidRDefault="00863E1C" w:rsidP="00863E1C">
      <w:r w:rsidRPr="00863E1C">
        <w:t>)</w:t>
      </w:r>
    </w:p>
    <w:p w14:paraId="6E606FB4" w14:textId="77777777" w:rsidR="00863E1C" w:rsidRPr="00863E1C" w:rsidRDefault="00863E1C" w:rsidP="00863E1C">
      <w:r w:rsidRPr="00863E1C">
        <w:t>}</w:t>
      </w:r>
    </w:p>
    <w:p w14:paraId="04AA4448" w14:textId="77777777" w:rsidR="00863E1C" w:rsidRPr="00863E1C" w:rsidRDefault="00863E1C" w:rsidP="00863E1C">
      <w:r w:rsidRPr="00863E1C">
        <w:t>各字段说明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9"/>
        <w:gridCol w:w="1486"/>
        <w:gridCol w:w="1594"/>
        <w:gridCol w:w="1457"/>
        <w:gridCol w:w="1574"/>
      </w:tblGrid>
      <w:tr w:rsidR="00863E1C" w:rsidRPr="00863E1C" w14:paraId="0BA8B1F3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0504D"/>
            <w:vAlign w:val="center"/>
            <w:hideMark/>
          </w:tcPr>
          <w:p w14:paraId="130A2340" w14:textId="77777777" w:rsidR="00863E1C" w:rsidRPr="00863E1C" w:rsidRDefault="00863E1C" w:rsidP="00863E1C">
            <w:r w:rsidRPr="00863E1C">
              <w:lastRenderedPageBreak/>
              <w:t>参数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0504D"/>
            <w:vAlign w:val="center"/>
            <w:hideMark/>
          </w:tcPr>
          <w:p w14:paraId="06F6FE5C" w14:textId="77777777" w:rsidR="00863E1C" w:rsidRPr="00863E1C" w:rsidRDefault="00863E1C" w:rsidP="00863E1C">
            <w:r w:rsidRPr="00863E1C">
              <w:t>含义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0504D"/>
            <w:vAlign w:val="center"/>
            <w:hideMark/>
          </w:tcPr>
          <w:p w14:paraId="4C88B410" w14:textId="77777777" w:rsidR="00863E1C" w:rsidRPr="00863E1C" w:rsidRDefault="00863E1C" w:rsidP="00863E1C">
            <w:r w:rsidRPr="00863E1C">
              <w:t>类型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0504D"/>
            <w:vAlign w:val="center"/>
            <w:hideMark/>
          </w:tcPr>
          <w:p w14:paraId="33709CD6" w14:textId="77777777" w:rsidR="00863E1C" w:rsidRPr="00863E1C" w:rsidRDefault="00863E1C" w:rsidP="00863E1C">
            <w:r w:rsidRPr="00863E1C">
              <w:t>是否必填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0504D"/>
            <w:vAlign w:val="center"/>
            <w:hideMark/>
          </w:tcPr>
          <w:p w14:paraId="023D7B1D" w14:textId="77777777" w:rsidR="00863E1C" w:rsidRPr="00863E1C" w:rsidRDefault="00863E1C" w:rsidP="00863E1C">
            <w:r w:rsidRPr="00863E1C">
              <w:t>备注</w:t>
            </w:r>
          </w:p>
        </w:tc>
      </w:tr>
      <w:tr w:rsidR="00863E1C" w:rsidRPr="00863E1C" w14:paraId="67D17622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6D9F1"/>
            <w:vAlign w:val="center"/>
            <w:hideMark/>
          </w:tcPr>
          <w:p w14:paraId="61BF6369" w14:textId="77777777" w:rsidR="00863E1C" w:rsidRPr="00863E1C" w:rsidRDefault="00863E1C" w:rsidP="00863E1C">
            <w:proofErr w:type="spellStart"/>
            <w:r w:rsidRPr="00863E1C">
              <w:t>userPin</w:t>
            </w:r>
            <w:proofErr w:type="spellEnd"/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6D9F1"/>
            <w:vAlign w:val="center"/>
            <w:hideMark/>
          </w:tcPr>
          <w:p w14:paraId="0655A375" w14:textId="77777777" w:rsidR="00863E1C" w:rsidRPr="00863E1C" w:rsidRDefault="00863E1C" w:rsidP="00863E1C">
            <w:r w:rsidRPr="00863E1C">
              <w:t>用户Pin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6D9F1"/>
            <w:vAlign w:val="center"/>
            <w:hideMark/>
          </w:tcPr>
          <w:p w14:paraId="1E6C6E69" w14:textId="77777777" w:rsidR="00863E1C" w:rsidRPr="00863E1C" w:rsidRDefault="00863E1C" w:rsidP="00863E1C">
            <w:r w:rsidRPr="00863E1C">
              <w:t>String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6D9F1"/>
            <w:vAlign w:val="center"/>
            <w:hideMark/>
          </w:tcPr>
          <w:p w14:paraId="40D480BF" w14:textId="77777777" w:rsidR="00863E1C" w:rsidRPr="00863E1C" w:rsidRDefault="00863E1C" w:rsidP="00863E1C">
            <w:r w:rsidRPr="00863E1C">
              <w:t>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6D9F1"/>
            <w:vAlign w:val="center"/>
            <w:hideMark/>
          </w:tcPr>
          <w:p w14:paraId="335BE79E" w14:textId="77777777" w:rsidR="00863E1C" w:rsidRPr="00863E1C" w:rsidRDefault="00863E1C" w:rsidP="00863E1C"/>
        </w:tc>
      </w:tr>
      <w:tr w:rsidR="00863E1C" w:rsidRPr="00863E1C" w14:paraId="7200C83B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69ADD91B" w14:textId="77777777" w:rsidR="00863E1C" w:rsidRPr="00863E1C" w:rsidRDefault="00863E1C" w:rsidP="00863E1C">
            <w:proofErr w:type="spellStart"/>
            <w:r w:rsidRPr="00863E1C">
              <w:t>phoneNum</w:t>
            </w:r>
            <w:proofErr w:type="spellEnd"/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4D6ECA15" w14:textId="77777777" w:rsidR="00863E1C" w:rsidRPr="00863E1C" w:rsidRDefault="00863E1C" w:rsidP="00863E1C">
            <w:r w:rsidRPr="00863E1C">
              <w:t>联系电话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2E4B6956" w14:textId="77777777" w:rsidR="00863E1C" w:rsidRPr="00863E1C" w:rsidRDefault="00863E1C" w:rsidP="00863E1C">
            <w:r w:rsidRPr="00863E1C">
              <w:t>String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1E14DCB0" w14:textId="77777777" w:rsidR="00863E1C" w:rsidRPr="00863E1C" w:rsidRDefault="00863E1C" w:rsidP="00863E1C">
            <w:r w:rsidRPr="00863E1C">
              <w:t>非必填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21631A9D" w14:textId="77777777" w:rsidR="00863E1C" w:rsidRPr="00863E1C" w:rsidRDefault="00863E1C" w:rsidP="00863E1C"/>
        </w:tc>
      </w:tr>
      <w:tr w:rsidR="00863E1C" w:rsidRPr="00863E1C" w14:paraId="1EA7DDF9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6D9F1"/>
            <w:vAlign w:val="center"/>
            <w:hideMark/>
          </w:tcPr>
          <w:p w14:paraId="230E7F6A" w14:textId="77777777" w:rsidR="00863E1C" w:rsidRPr="00863E1C" w:rsidRDefault="00863E1C" w:rsidP="00863E1C">
            <w:r w:rsidRPr="00863E1C">
              <w:t>email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6D9F1"/>
            <w:vAlign w:val="center"/>
            <w:hideMark/>
          </w:tcPr>
          <w:p w14:paraId="7E3AC245" w14:textId="77777777" w:rsidR="00863E1C" w:rsidRPr="00863E1C" w:rsidRDefault="00863E1C" w:rsidP="00863E1C">
            <w:r w:rsidRPr="00863E1C">
              <w:t>联系邮件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6D9F1"/>
            <w:vAlign w:val="center"/>
            <w:hideMark/>
          </w:tcPr>
          <w:p w14:paraId="2F3BDD2F" w14:textId="77777777" w:rsidR="00863E1C" w:rsidRPr="00863E1C" w:rsidRDefault="00863E1C" w:rsidP="00863E1C">
            <w:r w:rsidRPr="00863E1C">
              <w:t>String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6D9F1"/>
            <w:vAlign w:val="center"/>
            <w:hideMark/>
          </w:tcPr>
          <w:p w14:paraId="26A12154" w14:textId="77777777" w:rsidR="00863E1C" w:rsidRPr="00863E1C" w:rsidRDefault="00863E1C" w:rsidP="00863E1C">
            <w:r w:rsidRPr="00863E1C">
              <w:t>非必填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6D9F1"/>
            <w:vAlign w:val="center"/>
            <w:hideMark/>
          </w:tcPr>
          <w:p w14:paraId="0E885169" w14:textId="77777777" w:rsidR="00863E1C" w:rsidRPr="00863E1C" w:rsidRDefault="00863E1C" w:rsidP="00863E1C"/>
        </w:tc>
      </w:tr>
      <w:tr w:rsidR="00863E1C" w:rsidRPr="00863E1C" w14:paraId="0789468F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28FB4F1C" w14:textId="77777777" w:rsidR="00863E1C" w:rsidRPr="00863E1C" w:rsidRDefault="00863E1C" w:rsidP="00863E1C">
            <w:r w:rsidRPr="00863E1C">
              <w:t>address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4C169ABF" w14:textId="77777777" w:rsidR="00863E1C" w:rsidRPr="00863E1C" w:rsidRDefault="00863E1C" w:rsidP="00863E1C">
            <w:r w:rsidRPr="00863E1C">
              <w:t>联系地址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1A3B665C" w14:textId="77777777" w:rsidR="00863E1C" w:rsidRPr="00863E1C" w:rsidRDefault="00863E1C" w:rsidP="00863E1C">
            <w:r w:rsidRPr="00863E1C">
              <w:t>String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73D28A25" w14:textId="77777777" w:rsidR="00863E1C" w:rsidRPr="00863E1C" w:rsidRDefault="00863E1C" w:rsidP="00863E1C">
            <w:r w:rsidRPr="00863E1C">
              <w:t>非必填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6F0AAC84" w14:textId="77777777" w:rsidR="00863E1C" w:rsidRPr="00863E1C" w:rsidRDefault="00863E1C" w:rsidP="00863E1C"/>
        </w:tc>
      </w:tr>
      <w:tr w:rsidR="00863E1C" w:rsidRPr="00863E1C" w14:paraId="66D3F04C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6D9F1"/>
            <w:vAlign w:val="center"/>
            <w:hideMark/>
          </w:tcPr>
          <w:p w14:paraId="38648024" w14:textId="77777777" w:rsidR="00863E1C" w:rsidRPr="00863E1C" w:rsidRDefault="00863E1C" w:rsidP="00863E1C">
            <w:proofErr w:type="spellStart"/>
            <w:r w:rsidRPr="00863E1C">
              <w:t>phoneNumVerified</w:t>
            </w:r>
            <w:proofErr w:type="spellEnd"/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6D9F1"/>
            <w:vAlign w:val="center"/>
            <w:hideMark/>
          </w:tcPr>
          <w:p w14:paraId="0294B4A8" w14:textId="77777777" w:rsidR="00863E1C" w:rsidRPr="00863E1C" w:rsidRDefault="00863E1C" w:rsidP="00863E1C">
            <w:r w:rsidRPr="00863E1C">
              <w:t>是否已完成手机验证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6D9F1"/>
            <w:vAlign w:val="center"/>
            <w:hideMark/>
          </w:tcPr>
          <w:p w14:paraId="1DE340C3" w14:textId="77777777" w:rsidR="00863E1C" w:rsidRPr="00863E1C" w:rsidRDefault="00863E1C" w:rsidP="00863E1C">
            <w:r w:rsidRPr="00863E1C">
              <w:t>Int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6D9F1"/>
            <w:vAlign w:val="center"/>
            <w:hideMark/>
          </w:tcPr>
          <w:p w14:paraId="3238475E" w14:textId="77777777" w:rsidR="00863E1C" w:rsidRPr="00863E1C" w:rsidRDefault="00863E1C" w:rsidP="00863E1C">
            <w:r w:rsidRPr="00863E1C">
              <w:t>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6D9F1"/>
            <w:vAlign w:val="center"/>
            <w:hideMark/>
          </w:tcPr>
          <w:p w14:paraId="3416B96A" w14:textId="77777777" w:rsidR="00863E1C" w:rsidRPr="00863E1C" w:rsidRDefault="00863E1C" w:rsidP="00863E1C">
            <w:r w:rsidRPr="00863E1C">
              <w:t>0否、1是</w:t>
            </w:r>
          </w:p>
        </w:tc>
      </w:tr>
      <w:tr w:rsidR="00863E1C" w:rsidRPr="00863E1C" w14:paraId="0204B7FB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6BB676D0" w14:textId="77777777" w:rsidR="00863E1C" w:rsidRPr="00863E1C" w:rsidRDefault="00863E1C" w:rsidP="00863E1C">
            <w:proofErr w:type="spellStart"/>
            <w:r w:rsidRPr="00863E1C">
              <w:t>realNameVerified</w:t>
            </w:r>
            <w:proofErr w:type="spellEnd"/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51F8F648" w14:textId="77777777" w:rsidR="00863E1C" w:rsidRPr="00863E1C" w:rsidRDefault="00863E1C" w:rsidP="00863E1C">
            <w:r w:rsidRPr="00863E1C">
              <w:t>是否已经完成实名认证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570D1793" w14:textId="77777777" w:rsidR="00863E1C" w:rsidRPr="00863E1C" w:rsidRDefault="00863E1C" w:rsidP="00863E1C">
            <w:r w:rsidRPr="00863E1C">
              <w:t>Int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2C4E4010" w14:textId="77777777" w:rsidR="00863E1C" w:rsidRPr="00863E1C" w:rsidRDefault="00863E1C" w:rsidP="00863E1C">
            <w:r w:rsidRPr="00863E1C">
              <w:t>非必填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50FC8199" w14:textId="77777777" w:rsidR="00863E1C" w:rsidRPr="00863E1C" w:rsidRDefault="00863E1C" w:rsidP="00863E1C">
            <w:r w:rsidRPr="00863E1C">
              <w:t>值：空、0否、1是</w:t>
            </w:r>
          </w:p>
        </w:tc>
      </w:tr>
      <w:tr w:rsidR="00863E1C" w:rsidRPr="00863E1C" w14:paraId="4E07A080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6D9F1"/>
            <w:vAlign w:val="center"/>
            <w:hideMark/>
          </w:tcPr>
          <w:p w14:paraId="0A12D328" w14:textId="77777777" w:rsidR="00863E1C" w:rsidRPr="00863E1C" w:rsidRDefault="00863E1C" w:rsidP="00863E1C">
            <w:proofErr w:type="spellStart"/>
            <w:r w:rsidRPr="00863E1C">
              <w:t>payOrderIpRecorded</w:t>
            </w:r>
            <w:proofErr w:type="spellEnd"/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6D9F1"/>
            <w:vAlign w:val="center"/>
            <w:hideMark/>
          </w:tcPr>
          <w:p w14:paraId="0F3B5724" w14:textId="77777777" w:rsidR="00863E1C" w:rsidRPr="00863E1C" w:rsidRDefault="00863E1C" w:rsidP="00863E1C">
            <w:r w:rsidRPr="00863E1C">
              <w:t>是否已经记录客户支付订单时的IP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6D9F1"/>
            <w:vAlign w:val="center"/>
            <w:hideMark/>
          </w:tcPr>
          <w:p w14:paraId="728AAD9F" w14:textId="77777777" w:rsidR="00863E1C" w:rsidRPr="00863E1C" w:rsidRDefault="00863E1C" w:rsidP="00863E1C">
            <w:r w:rsidRPr="00863E1C">
              <w:t>Int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6D9F1"/>
            <w:vAlign w:val="center"/>
            <w:hideMark/>
          </w:tcPr>
          <w:p w14:paraId="4D33AE80" w14:textId="77777777" w:rsidR="00863E1C" w:rsidRPr="00863E1C" w:rsidRDefault="00863E1C" w:rsidP="00863E1C">
            <w:r w:rsidRPr="00863E1C">
              <w:t>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6D9F1"/>
            <w:vAlign w:val="center"/>
            <w:hideMark/>
          </w:tcPr>
          <w:p w14:paraId="52BA3ECA" w14:textId="77777777" w:rsidR="00863E1C" w:rsidRPr="00863E1C" w:rsidRDefault="00863E1C" w:rsidP="00863E1C">
            <w:r w:rsidRPr="00863E1C">
              <w:t>0否、1是</w:t>
            </w:r>
          </w:p>
        </w:tc>
      </w:tr>
    </w:tbl>
    <w:p w14:paraId="15A53588" w14:textId="77777777" w:rsidR="00863E1C" w:rsidRPr="00863E1C" w:rsidRDefault="00863E1C" w:rsidP="00863E1C">
      <w:r w:rsidRPr="00863E1C">
        <w:t>测试环境加密key</w:t>
      </w:r>
    </w:p>
    <w:p w14:paraId="7E034C83" w14:textId="77777777" w:rsidR="00863E1C" w:rsidRPr="00863E1C" w:rsidRDefault="00863E1C" w:rsidP="00863E1C">
      <w:r w:rsidRPr="00863E1C">
        <w:t>0789e8410e0b4ece99141aaf7273fda6</w:t>
      </w:r>
    </w:p>
    <w:p w14:paraId="5F9B40F0" w14:textId="77777777" w:rsidR="00863E1C" w:rsidRPr="00863E1C" w:rsidRDefault="00863E1C" w:rsidP="00863E1C">
      <w:pPr>
        <w:rPr>
          <w:b/>
          <w:bCs/>
        </w:rPr>
      </w:pPr>
      <w:r w:rsidRPr="00863E1C">
        <w:rPr>
          <w:b/>
          <w:bCs/>
        </w:rPr>
        <w:t>2.4.1.3 合作</w:t>
      </w:r>
      <w:proofErr w:type="gramStart"/>
      <w:r w:rsidRPr="00863E1C">
        <w:rPr>
          <w:b/>
          <w:bCs/>
        </w:rPr>
        <w:t>商系统</w:t>
      </w:r>
      <w:proofErr w:type="gramEnd"/>
      <w:r w:rsidRPr="00863E1C">
        <w:rPr>
          <w:b/>
          <w:bCs/>
        </w:rPr>
        <w:t>返回数据说明</w:t>
      </w:r>
    </w:p>
    <w:p w14:paraId="6217210F" w14:textId="77777777" w:rsidR="00863E1C" w:rsidRPr="00863E1C" w:rsidRDefault="00863E1C" w:rsidP="00863E1C">
      <w:pPr>
        <w:numPr>
          <w:ilvl w:val="0"/>
          <w:numId w:val="8"/>
        </w:numPr>
      </w:pPr>
      <w:r w:rsidRPr="00863E1C">
        <w:t>返回数据例子</w:t>
      </w:r>
    </w:p>
    <w:p w14:paraId="2C5C2F8A" w14:textId="77777777" w:rsidR="00863E1C" w:rsidRPr="00863E1C" w:rsidRDefault="00863E1C" w:rsidP="00863E1C">
      <w:r w:rsidRPr="00863E1C">
        <w:t>1.整体结果示例</w:t>
      </w:r>
    </w:p>
    <w:p w14:paraId="67989AF8" w14:textId="77777777" w:rsidR="00863E1C" w:rsidRPr="00863E1C" w:rsidRDefault="00863E1C" w:rsidP="00863E1C">
      <w:r w:rsidRPr="00863E1C">
        <w:t>成功</w:t>
      </w:r>
    </w:p>
    <w:p w14:paraId="647E1421" w14:textId="77777777" w:rsidR="00863E1C" w:rsidRPr="00863E1C" w:rsidRDefault="00863E1C" w:rsidP="00863E1C">
      <w:r w:rsidRPr="00863E1C">
        <w:t>{</w:t>
      </w:r>
    </w:p>
    <w:p w14:paraId="53D70F60" w14:textId="77777777" w:rsidR="00863E1C" w:rsidRPr="00863E1C" w:rsidRDefault="00863E1C" w:rsidP="00863E1C">
      <w:r w:rsidRPr="00863E1C">
        <w:t xml:space="preserve">    "</w:t>
      </w:r>
      <w:proofErr w:type="spellStart"/>
      <w:r w:rsidRPr="00863E1C">
        <w:t>cardinfos</w:t>
      </w:r>
      <w:proofErr w:type="spellEnd"/>
      <w:r w:rsidRPr="00863E1C">
        <w:t>": [</w:t>
      </w:r>
    </w:p>
    <w:p w14:paraId="7C75CA76" w14:textId="77777777" w:rsidR="00863E1C" w:rsidRPr="00863E1C" w:rsidRDefault="00863E1C" w:rsidP="00863E1C">
      <w:r w:rsidRPr="00863E1C">
        <w:t xml:space="preserve">        {</w:t>
      </w:r>
    </w:p>
    <w:p w14:paraId="4DE502FC" w14:textId="77777777" w:rsidR="00863E1C" w:rsidRPr="00863E1C" w:rsidRDefault="00863E1C" w:rsidP="00863E1C">
      <w:r w:rsidRPr="00863E1C">
        <w:t xml:space="preserve">            "</w:t>
      </w:r>
      <w:proofErr w:type="spellStart"/>
      <w:r w:rsidRPr="00863E1C">
        <w:t>cardno</w:t>
      </w:r>
      <w:proofErr w:type="spellEnd"/>
      <w:r w:rsidRPr="00863E1C">
        <w:t>": "DXFD-XCV-000000814",</w:t>
      </w:r>
    </w:p>
    <w:p w14:paraId="65B04999" w14:textId="77777777" w:rsidR="00863E1C" w:rsidRPr="00863E1C" w:rsidRDefault="00863E1C" w:rsidP="00863E1C">
      <w:r w:rsidRPr="00863E1C">
        <w:t xml:space="preserve">            "</w:t>
      </w:r>
      <w:proofErr w:type="spellStart"/>
      <w:r w:rsidRPr="00863E1C">
        <w:t>cardpass</w:t>
      </w:r>
      <w:proofErr w:type="spellEnd"/>
      <w:r w:rsidRPr="00863E1C">
        <w:t>": "193-4343-32322814",</w:t>
      </w:r>
    </w:p>
    <w:p w14:paraId="37045A6F" w14:textId="77777777" w:rsidR="00863E1C" w:rsidRPr="00863E1C" w:rsidRDefault="00863E1C" w:rsidP="00863E1C">
      <w:r w:rsidRPr="00863E1C">
        <w:t xml:space="preserve">            "</w:t>
      </w:r>
      <w:proofErr w:type="spellStart"/>
      <w:r w:rsidRPr="00863E1C">
        <w:t>expiretime</w:t>
      </w:r>
      <w:proofErr w:type="spellEnd"/>
      <w:r w:rsidRPr="00863E1C">
        <w:t>": "2008-12-01"</w:t>
      </w:r>
    </w:p>
    <w:p w14:paraId="3D0E24B9" w14:textId="77777777" w:rsidR="00863E1C" w:rsidRPr="00863E1C" w:rsidRDefault="00863E1C" w:rsidP="00863E1C">
      <w:r w:rsidRPr="00863E1C">
        <w:t xml:space="preserve">        },</w:t>
      </w:r>
    </w:p>
    <w:p w14:paraId="62A3A339" w14:textId="77777777" w:rsidR="00863E1C" w:rsidRPr="00863E1C" w:rsidRDefault="00863E1C" w:rsidP="00863E1C">
      <w:r w:rsidRPr="00863E1C">
        <w:t xml:space="preserve">        {</w:t>
      </w:r>
    </w:p>
    <w:p w14:paraId="3AB9AFA1" w14:textId="77777777" w:rsidR="00863E1C" w:rsidRPr="00863E1C" w:rsidRDefault="00863E1C" w:rsidP="00863E1C">
      <w:r w:rsidRPr="00863E1C">
        <w:t xml:space="preserve">            "</w:t>
      </w:r>
      <w:proofErr w:type="spellStart"/>
      <w:r w:rsidRPr="00863E1C">
        <w:t>cardno</w:t>
      </w:r>
      <w:proofErr w:type="spellEnd"/>
      <w:r w:rsidRPr="00863E1C">
        <w:t>": "DXFD-XCV-000000814",</w:t>
      </w:r>
    </w:p>
    <w:p w14:paraId="009378E0" w14:textId="77777777" w:rsidR="00863E1C" w:rsidRPr="00863E1C" w:rsidRDefault="00863E1C" w:rsidP="00863E1C">
      <w:r w:rsidRPr="00863E1C">
        <w:lastRenderedPageBreak/>
        <w:t xml:space="preserve">            "</w:t>
      </w:r>
      <w:proofErr w:type="spellStart"/>
      <w:r w:rsidRPr="00863E1C">
        <w:t>cardpass</w:t>
      </w:r>
      <w:proofErr w:type="spellEnd"/>
      <w:r w:rsidRPr="00863E1C">
        <w:t>": "193-4343-32322814",</w:t>
      </w:r>
    </w:p>
    <w:p w14:paraId="3490E47F" w14:textId="77777777" w:rsidR="00863E1C" w:rsidRPr="00863E1C" w:rsidRDefault="00863E1C" w:rsidP="00863E1C">
      <w:r w:rsidRPr="00863E1C">
        <w:t xml:space="preserve">            "</w:t>
      </w:r>
      <w:proofErr w:type="spellStart"/>
      <w:r w:rsidRPr="00863E1C">
        <w:t>expiretime</w:t>
      </w:r>
      <w:proofErr w:type="spellEnd"/>
      <w:r w:rsidRPr="00863E1C">
        <w:t>": "2008-12-01"</w:t>
      </w:r>
    </w:p>
    <w:p w14:paraId="359A9BAE" w14:textId="77777777" w:rsidR="00863E1C" w:rsidRPr="00863E1C" w:rsidRDefault="00863E1C" w:rsidP="00863E1C">
      <w:r w:rsidRPr="00863E1C">
        <w:t xml:space="preserve">        }</w:t>
      </w:r>
    </w:p>
    <w:p w14:paraId="07532264" w14:textId="77777777" w:rsidR="00863E1C" w:rsidRPr="00863E1C" w:rsidRDefault="00863E1C" w:rsidP="00863E1C">
      <w:r w:rsidRPr="00863E1C">
        <w:t xml:space="preserve">    ]</w:t>
      </w:r>
    </w:p>
    <w:p w14:paraId="1B5B0CBB" w14:textId="77777777" w:rsidR="00863E1C" w:rsidRPr="00863E1C" w:rsidRDefault="00863E1C" w:rsidP="00863E1C">
      <w:r w:rsidRPr="00863E1C">
        <w:t>}</w:t>
      </w:r>
    </w:p>
    <w:p w14:paraId="0F041078" w14:textId="77777777" w:rsidR="00863E1C" w:rsidRPr="00863E1C" w:rsidRDefault="00863E1C" w:rsidP="00863E1C">
      <w:r w:rsidRPr="00863E1C">
        <w:t>失败：</w:t>
      </w:r>
    </w:p>
    <w:p w14:paraId="29F8775B" w14:textId="77777777" w:rsidR="00863E1C" w:rsidRPr="00863E1C" w:rsidRDefault="00863E1C" w:rsidP="00863E1C">
      <w:r w:rsidRPr="00863E1C">
        <w:t>{</w:t>
      </w:r>
    </w:p>
    <w:p w14:paraId="3C079488" w14:textId="77777777" w:rsidR="00863E1C" w:rsidRPr="00863E1C" w:rsidRDefault="00863E1C" w:rsidP="00863E1C">
      <w:r w:rsidRPr="00863E1C">
        <w:t xml:space="preserve">  "</w:t>
      </w:r>
      <w:proofErr w:type="spellStart"/>
      <w:r w:rsidRPr="00863E1C">
        <w:t>retCode</w:t>
      </w:r>
      <w:proofErr w:type="spellEnd"/>
      <w:r w:rsidRPr="00863E1C">
        <w:t xml:space="preserve">": "107", </w:t>
      </w:r>
    </w:p>
    <w:p w14:paraId="09DA0146" w14:textId="77777777" w:rsidR="00863E1C" w:rsidRPr="00863E1C" w:rsidRDefault="00863E1C" w:rsidP="00863E1C">
      <w:r w:rsidRPr="00863E1C">
        <w:t xml:space="preserve">  "</w:t>
      </w:r>
      <w:proofErr w:type="spellStart"/>
      <w:r w:rsidRPr="00863E1C">
        <w:t>retMessage</w:t>
      </w:r>
      <w:proofErr w:type="spellEnd"/>
      <w:r w:rsidRPr="00863E1C">
        <w:t>": "没有对应商品"</w:t>
      </w:r>
    </w:p>
    <w:p w14:paraId="0B6F8212" w14:textId="77777777" w:rsidR="00863E1C" w:rsidRPr="00863E1C" w:rsidRDefault="00863E1C" w:rsidP="00863E1C">
      <w:r w:rsidRPr="00863E1C">
        <w:t>}</w:t>
      </w:r>
    </w:p>
    <w:p w14:paraId="4FDDA363" w14:textId="77777777" w:rsidR="00863E1C" w:rsidRPr="00863E1C" w:rsidRDefault="00863E1C" w:rsidP="00863E1C"/>
    <w:p w14:paraId="04D1E54F" w14:textId="77777777" w:rsidR="00863E1C" w:rsidRPr="00863E1C" w:rsidRDefault="00863E1C" w:rsidP="00863E1C">
      <w:r w:rsidRPr="00863E1C">
        <w:t>2.卡密组示例</w:t>
      </w:r>
    </w:p>
    <w:p w14:paraId="0356C119" w14:textId="77777777" w:rsidR="00863E1C" w:rsidRPr="00863E1C" w:rsidRDefault="00863E1C" w:rsidP="00863E1C">
      <w:r w:rsidRPr="00863E1C">
        <w:t>[</w:t>
      </w:r>
    </w:p>
    <w:p w14:paraId="323A94CE" w14:textId="77777777" w:rsidR="00863E1C" w:rsidRPr="00863E1C" w:rsidRDefault="00863E1C" w:rsidP="00863E1C">
      <w:r w:rsidRPr="00863E1C">
        <w:t xml:space="preserve">  {</w:t>
      </w:r>
    </w:p>
    <w:p w14:paraId="0C6B6992" w14:textId="77777777" w:rsidR="00863E1C" w:rsidRPr="00863E1C" w:rsidRDefault="00863E1C" w:rsidP="00863E1C">
      <w:r w:rsidRPr="00863E1C">
        <w:t xml:space="preserve">    "</w:t>
      </w:r>
      <w:proofErr w:type="spellStart"/>
      <w:r w:rsidRPr="00863E1C">
        <w:t>cardno</w:t>
      </w:r>
      <w:proofErr w:type="spellEnd"/>
      <w:r w:rsidRPr="00863E1C">
        <w:t xml:space="preserve">": "DXFD-XCV-000000814", </w:t>
      </w:r>
    </w:p>
    <w:p w14:paraId="0FBDCB80" w14:textId="77777777" w:rsidR="00863E1C" w:rsidRPr="00863E1C" w:rsidRDefault="00863E1C" w:rsidP="00863E1C">
      <w:r w:rsidRPr="00863E1C">
        <w:t xml:space="preserve">    "</w:t>
      </w:r>
      <w:proofErr w:type="spellStart"/>
      <w:r w:rsidRPr="00863E1C">
        <w:t>cardpass</w:t>
      </w:r>
      <w:proofErr w:type="spellEnd"/>
      <w:r w:rsidRPr="00863E1C">
        <w:t xml:space="preserve">": "193-4343-32322814", </w:t>
      </w:r>
    </w:p>
    <w:p w14:paraId="7F34AF95" w14:textId="77777777" w:rsidR="00863E1C" w:rsidRPr="00863E1C" w:rsidRDefault="00863E1C" w:rsidP="00863E1C">
      <w:r w:rsidRPr="00863E1C">
        <w:t xml:space="preserve">    "</w:t>
      </w:r>
      <w:proofErr w:type="spellStart"/>
      <w:r w:rsidRPr="00863E1C">
        <w:t>expiretime</w:t>
      </w:r>
      <w:proofErr w:type="spellEnd"/>
      <w:r w:rsidRPr="00863E1C">
        <w:t>": "2008-12-01"</w:t>
      </w:r>
    </w:p>
    <w:p w14:paraId="2340EF47" w14:textId="77777777" w:rsidR="00863E1C" w:rsidRPr="00863E1C" w:rsidRDefault="00863E1C" w:rsidP="00863E1C">
      <w:r w:rsidRPr="00863E1C">
        <w:t xml:space="preserve">  }, </w:t>
      </w:r>
    </w:p>
    <w:p w14:paraId="0D282BEC" w14:textId="77777777" w:rsidR="00863E1C" w:rsidRPr="00863E1C" w:rsidRDefault="00863E1C" w:rsidP="00863E1C">
      <w:r w:rsidRPr="00863E1C">
        <w:t xml:space="preserve">  {</w:t>
      </w:r>
    </w:p>
    <w:p w14:paraId="5929A7E4" w14:textId="77777777" w:rsidR="00863E1C" w:rsidRPr="00863E1C" w:rsidRDefault="00863E1C" w:rsidP="00863E1C">
      <w:r w:rsidRPr="00863E1C">
        <w:t xml:space="preserve">    "</w:t>
      </w:r>
      <w:proofErr w:type="spellStart"/>
      <w:r w:rsidRPr="00863E1C">
        <w:t>cardno</w:t>
      </w:r>
      <w:proofErr w:type="spellEnd"/>
      <w:r w:rsidRPr="00863E1C">
        <w:t xml:space="preserve">": "DXFD-XCV-000000814", </w:t>
      </w:r>
    </w:p>
    <w:p w14:paraId="2E1AC7A5" w14:textId="77777777" w:rsidR="00863E1C" w:rsidRPr="00863E1C" w:rsidRDefault="00863E1C" w:rsidP="00863E1C">
      <w:r w:rsidRPr="00863E1C">
        <w:t xml:space="preserve">    "</w:t>
      </w:r>
      <w:proofErr w:type="spellStart"/>
      <w:r w:rsidRPr="00863E1C">
        <w:t>cardpass</w:t>
      </w:r>
      <w:proofErr w:type="spellEnd"/>
      <w:r w:rsidRPr="00863E1C">
        <w:t xml:space="preserve">": "193-4343-32322814", </w:t>
      </w:r>
    </w:p>
    <w:p w14:paraId="5469DB68" w14:textId="77777777" w:rsidR="00863E1C" w:rsidRPr="00863E1C" w:rsidRDefault="00863E1C" w:rsidP="00863E1C">
      <w:r w:rsidRPr="00863E1C">
        <w:t xml:space="preserve">    "</w:t>
      </w:r>
      <w:proofErr w:type="spellStart"/>
      <w:r w:rsidRPr="00863E1C">
        <w:t>expiretime</w:t>
      </w:r>
      <w:proofErr w:type="spellEnd"/>
      <w:r w:rsidRPr="00863E1C">
        <w:t>": "2008-12-01"</w:t>
      </w:r>
    </w:p>
    <w:p w14:paraId="7C131625" w14:textId="77777777" w:rsidR="00863E1C" w:rsidRPr="00863E1C" w:rsidRDefault="00863E1C" w:rsidP="00863E1C">
      <w:r w:rsidRPr="00863E1C">
        <w:t xml:space="preserve">  }</w:t>
      </w:r>
    </w:p>
    <w:p w14:paraId="034582D4" w14:textId="77777777" w:rsidR="00863E1C" w:rsidRPr="00863E1C" w:rsidRDefault="00863E1C" w:rsidP="00863E1C">
      <w:r w:rsidRPr="00863E1C">
        <w:t>]</w:t>
      </w:r>
    </w:p>
    <w:p w14:paraId="1CB8BC62" w14:textId="77777777" w:rsidR="00863E1C" w:rsidRPr="00863E1C" w:rsidRDefault="00863E1C" w:rsidP="00863E1C"/>
    <w:p w14:paraId="761FCC60" w14:textId="77777777" w:rsidR="00863E1C" w:rsidRPr="00863E1C" w:rsidRDefault="00863E1C" w:rsidP="00863E1C">
      <w:pPr>
        <w:numPr>
          <w:ilvl w:val="0"/>
          <w:numId w:val="9"/>
        </w:numPr>
      </w:pPr>
      <w:r w:rsidRPr="00863E1C">
        <w:t>返回参数说明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4"/>
        <w:gridCol w:w="1373"/>
        <w:gridCol w:w="1524"/>
        <w:gridCol w:w="1373"/>
        <w:gridCol w:w="2256"/>
      </w:tblGrid>
      <w:tr w:rsidR="00863E1C" w:rsidRPr="00863E1C" w14:paraId="0472CD86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3CF06860" w14:textId="77777777" w:rsidR="00863E1C" w:rsidRPr="00863E1C" w:rsidRDefault="00863E1C" w:rsidP="00863E1C">
            <w:r w:rsidRPr="00863E1C">
              <w:lastRenderedPageBreak/>
              <w:t>参数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6DE0FB1F" w14:textId="77777777" w:rsidR="00863E1C" w:rsidRPr="00863E1C" w:rsidRDefault="00863E1C" w:rsidP="00863E1C">
            <w:r w:rsidRPr="00863E1C">
              <w:t>含义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6B0EC2B4" w14:textId="77777777" w:rsidR="00863E1C" w:rsidRPr="00863E1C" w:rsidRDefault="00863E1C" w:rsidP="00863E1C">
            <w:r w:rsidRPr="00863E1C">
              <w:t>类型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305069B4" w14:textId="77777777" w:rsidR="00863E1C" w:rsidRPr="00863E1C" w:rsidRDefault="00863E1C" w:rsidP="00863E1C">
            <w:r w:rsidRPr="00863E1C">
              <w:t>是否必填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17F3F10A" w14:textId="77777777" w:rsidR="00863E1C" w:rsidRPr="00863E1C" w:rsidRDefault="00863E1C" w:rsidP="00863E1C">
            <w:r w:rsidRPr="00863E1C">
              <w:t>备注</w:t>
            </w:r>
          </w:p>
        </w:tc>
      </w:tr>
      <w:tr w:rsidR="00863E1C" w:rsidRPr="00863E1C" w14:paraId="26987CF1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43434CB2" w14:textId="77777777" w:rsidR="00863E1C" w:rsidRPr="00863E1C" w:rsidRDefault="00863E1C" w:rsidP="00863E1C">
            <w:proofErr w:type="spellStart"/>
            <w:r w:rsidRPr="00863E1C">
              <w:t>retCode</w:t>
            </w:r>
            <w:proofErr w:type="spellEnd"/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07E2194A" w14:textId="77777777" w:rsidR="00863E1C" w:rsidRPr="00863E1C" w:rsidRDefault="00863E1C" w:rsidP="00863E1C">
            <w:r w:rsidRPr="00863E1C">
              <w:t>返回码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07F0F072" w14:textId="77777777" w:rsidR="00863E1C" w:rsidRPr="00863E1C" w:rsidRDefault="00863E1C" w:rsidP="00863E1C">
            <w:r w:rsidRPr="00863E1C">
              <w:t>String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4145009C" w14:textId="77777777" w:rsidR="00863E1C" w:rsidRPr="00863E1C" w:rsidRDefault="00863E1C" w:rsidP="00863E1C">
            <w:r w:rsidRPr="00863E1C">
              <w:t>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0F35272F" w14:textId="77777777" w:rsidR="00863E1C" w:rsidRPr="00863E1C" w:rsidRDefault="00863E1C" w:rsidP="00863E1C">
            <w:r w:rsidRPr="00863E1C">
              <w:t>100:合作商家系统创建订单成功</w:t>
            </w:r>
          </w:p>
          <w:p w14:paraId="052CE6A2" w14:textId="77777777" w:rsidR="00863E1C" w:rsidRPr="00863E1C" w:rsidRDefault="00863E1C" w:rsidP="00863E1C">
            <w:r w:rsidRPr="00863E1C">
              <w:t>其他失败详细见</w:t>
            </w:r>
            <w:hyperlink r:id="rId10" w:anchor="_2.3.2_返回码信息" w:history="1">
              <w:r w:rsidRPr="00863E1C">
                <w:rPr>
                  <w:rStyle w:val="ae"/>
                </w:rPr>
                <w:t>返回</w:t>
              </w:r>
              <w:proofErr w:type="gramStart"/>
              <w:r w:rsidRPr="00863E1C">
                <w:rPr>
                  <w:rStyle w:val="ae"/>
                </w:rPr>
                <w:t>码信息</w:t>
              </w:r>
              <w:proofErr w:type="gramEnd"/>
            </w:hyperlink>
          </w:p>
        </w:tc>
      </w:tr>
      <w:tr w:rsidR="00863E1C" w:rsidRPr="00863E1C" w14:paraId="0ECE80F9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42FDE3D8" w14:textId="77777777" w:rsidR="00863E1C" w:rsidRPr="00863E1C" w:rsidRDefault="00863E1C" w:rsidP="00863E1C">
            <w:proofErr w:type="spellStart"/>
            <w:r w:rsidRPr="00863E1C">
              <w:t>retMessage</w:t>
            </w:r>
            <w:proofErr w:type="spellEnd"/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211ABB73" w14:textId="77777777" w:rsidR="00863E1C" w:rsidRPr="00863E1C" w:rsidRDefault="00863E1C" w:rsidP="00863E1C">
            <w:r w:rsidRPr="00863E1C">
              <w:t>返回接口说明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1995E66C" w14:textId="77777777" w:rsidR="00863E1C" w:rsidRPr="00863E1C" w:rsidRDefault="00863E1C" w:rsidP="00863E1C">
            <w:r w:rsidRPr="00863E1C">
              <w:t>String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26B58731" w14:textId="77777777" w:rsidR="00863E1C" w:rsidRPr="00863E1C" w:rsidRDefault="00863E1C" w:rsidP="00863E1C">
            <w:r w:rsidRPr="00863E1C">
              <w:t>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1D1020FE" w14:textId="77777777" w:rsidR="00863E1C" w:rsidRPr="00863E1C" w:rsidRDefault="00863E1C" w:rsidP="00863E1C">
            <w:r w:rsidRPr="00863E1C">
              <w:t>成功返回成功，若是失败则返回错误信息</w:t>
            </w:r>
          </w:p>
        </w:tc>
      </w:tr>
      <w:tr w:rsidR="00863E1C" w:rsidRPr="00863E1C" w14:paraId="3A685A99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23369BFD" w14:textId="77777777" w:rsidR="00863E1C" w:rsidRPr="00863E1C" w:rsidRDefault="00863E1C" w:rsidP="00863E1C">
            <w:r w:rsidRPr="00863E1C">
              <w:t>data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010AEFFD" w14:textId="77777777" w:rsidR="00863E1C" w:rsidRPr="00863E1C" w:rsidRDefault="00863E1C" w:rsidP="00863E1C">
            <w:r w:rsidRPr="00863E1C">
              <w:t>返回结果数据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1BA55D6E" w14:textId="77777777" w:rsidR="00863E1C" w:rsidRPr="00863E1C" w:rsidRDefault="00863E1C" w:rsidP="00863E1C">
            <w:r w:rsidRPr="00863E1C">
              <w:t>String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31FE185C" w14:textId="77777777" w:rsidR="00863E1C" w:rsidRPr="00863E1C" w:rsidRDefault="00863E1C" w:rsidP="00863E1C"/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7BF946C4" w14:textId="77777777" w:rsidR="00863E1C" w:rsidRPr="00863E1C" w:rsidRDefault="00863E1C" w:rsidP="00863E1C">
            <w:r w:rsidRPr="00863E1C">
              <w:t>同步卡密购买：</w:t>
            </w:r>
          </w:p>
          <w:p w14:paraId="251CBE62" w14:textId="77777777" w:rsidR="00863E1C" w:rsidRPr="00863E1C" w:rsidRDefault="00863E1C" w:rsidP="00863E1C">
            <w:r w:rsidRPr="00863E1C">
              <w:t>base64({“</w:t>
            </w:r>
            <w:proofErr w:type="spellStart"/>
            <w:r w:rsidRPr="00863E1C">
              <w:t>cardinfos</w:t>
            </w:r>
            <w:proofErr w:type="spellEnd"/>
            <w:proofErr w:type="gramStart"/>
            <w:r w:rsidRPr="00863E1C">
              <w:t>”:[</w:t>
            </w:r>
            <w:proofErr w:type="gramEnd"/>
            <w:r w:rsidRPr="00863E1C">
              <w:t>]})</w:t>
            </w:r>
          </w:p>
          <w:p w14:paraId="5AC08A7E" w14:textId="77777777" w:rsidR="00863E1C" w:rsidRPr="00863E1C" w:rsidRDefault="00863E1C" w:rsidP="00863E1C">
            <w:r w:rsidRPr="00863E1C">
              <w:t>需要用base64对</w:t>
            </w:r>
            <w:proofErr w:type="spellStart"/>
            <w:r w:rsidRPr="00863E1C">
              <w:t>json</w:t>
            </w:r>
            <w:proofErr w:type="spellEnd"/>
            <w:proofErr w:type="gramStart"/>
            <w:r w:rsidRPr="00863E1C">
              <w:t>串进行</w:t>
            </w:r>
            <w:proofErr w:type="gramEnd"/>
            <w:r w:rsidRPr="00863E1C">
              <w:t>编码。Json包括的元素</w:t>
            </w:r>
          </w:p>
          <w:p w14:paraId="278DFC43" w14:textId="77777777" w:rsidR="00863E1C" w:rsidRPr="00863E1C" w:rsidRDefault="00863E1C" w:rsidP="00863E1C">
            <w:proofErr w:type="spellStart"/>
            <w:r w:rsidRPr="00863E1C">
              <w:t>cardinfos</w:t>
            </w:r>
            <w:proofErr w:type="spellEnd"/>
            <w:r w:rsidRPr="00863E1C">
              <w:t>(卡密组)</w:t>
            </w:r>
          </w:p>
          <w:p w14:paraId="0D134CD1" w14:textId="77777777" w:rsidR="00863E1C" w:rsidRPr="00863E1C" w:rsidRDefault="00863E1C" w:rsidP="00863E1C">
            <w:r w:rsidRPr="00863E1C">
              <w:t>异步卡密购买：</w:t>
            </w:r>
          </w:p>
          <w:p w14:paraId="3876A36D" w14:textId="77777777" w:rsidR="00863E1C" w:rsidRPr="00863E1C" w:rsidRDefault="00863E1C" w:rsidP="00863E1C">
            <w:r w:rsidRPr="00863E1C">
              <w:t>不需要传递data 或data:”</w:t>
            </w:r>
            <w:proofErr w:type="gramStart"/>
            <w:r w:rsidRPr="00863E1C">
              <w:t>”</w:t>
            </w:r>
            <w:proofErr w:type="gramEnd"/>
            <w:r w:rsidRPr="00863E1C">
              <w:t xml:space="preserve"> (空字符串)</w:t>
            </w:r>
          </w:p>
        </w:tc>
      </w:tr>
    </w:tbl>
    <w:p w14:paraId="50687CCB" w14:textId="77777777" w:rsidR="00863E1C" w:rsidRPr="00863E1C" w:rsidRDefault="00863E1C" w:rsidP="00863E1C">
      <w:pPr>
        <w:numPr>
          <w:ilvl w:val="0"/>
          <w:numId w:val="10"/>
        </w:numPr>
      </w:pPr>
      <w:r w:rsidRPr="00863E1C">
        <w:t>data字段 base64编码前Json格式说明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3"/>
        <w:gridCol w:w="1578"/>
        <w:gridCol w:w="1646"/>
        <w:gridCol w:w="1578"/>
        <w:gridCol w:w="1685"/>
      </w:tblGrid>
      <w:tr w:rsidR="00863E1C" w:rsidRPr="00863E1C" w14:paraId="30706AD2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53885016" w14:textId="77777777" w:rsidR="00863E1C" w:rsidRPr="00863E1C" w:rsidRDefault="00863E1C" w:rsidP="00863E1C">
            <w:r w:rsidRPr="00863E1C">
              <w:t>参数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2F753BC0" w14:textId="77777777" w:rsidR="00863E1C" w:rsidRPr="00863E1C" w:rsidRDefault="00863E1C" w:rsidP="00863E1C">
            <w:r w:rsidRPr="00863E1C">
              <w:t>含义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3F8213D6" w14:textId="77777777" w:rsidR="00863E1C" w:rsidRPr="00863E1C" w:rsidRDefault="00863E1C" w:rsidP="00863E1C">
            <w:r w:rsidRPr="00863E1C">
              <w:t>类型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7C3FBF79" w14:textId="77777777" w:rsidR="00863E1C" w:rsidRPr="00863E1C" w:rsidRDefault="00863E1C" w:rsidP="00863E1C">
            <w:r w:rsidRPr="00863E1C">
              <w:t>是否必填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34A170C8" w14:textId="77777777" w:rsidR="00863E1C" w:rsidRPr="00863E1C" w:rsidRDefault="00863E1C" w:rsidP="00863E1C">
            <w:r w:rsidRPr="00863E1C">
              <w:t>备注</w:t>
            </w:r>
          </w:p>
        </w:tc>
      </w:tr>
      <w:tr w:rsidR="00863E1C" w:rsidRPr="00863E1C" w14:paraId="6334C5D6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63BEBCAC" w14:textId="77777777" w:rsidR="00863E1C" w:rsidRPr="00863E1C" w:rsidRDefault="00863E1C" w:rsidP="00863E1C">
            <w:proofErr w:type="spellStart"/>
            <w:r w:rsidRPr="00863E1C">
              <w:t>cardinfos</w:t>
            </w:r>
            <w:proofErr w:type="spellEnd"/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27591024" w14:textId="77777777" w:rsidR="00863E1C" w:rsidRPr="00863E1C" w:rsidRDefault="00863E1C" w:rsidP="00863E1C">
            <w:r w:rsidRPr="00863E1C">
              <w:t>返回卡密</w:t>
            </w:r>
            <w:proofErr w:type="gramStart"/>
            <w:r w:rsidRPr="00863E1C">
              <w:t>组信息</w:t>
            </w:r>
            <w:proofErr w:type="gramEnd"/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1ECD0002" w14:textId="77777777" w:rsidR="00863E1C" w:rsidRPr="00863E1C" w:rsidRDefault="00863E1C" w:rsidP="00863E1C">
            <w:r w:rsidRPr="00863E1C">
              <w:t>Json数组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398618C8" w14:textId="77777777" w:rsidR="00863E1C" w:rsidRPr="00863E1C" w:rsidRDefault="00863E1C" w:rsidP="00863E1C">
            <w:r w:rsidRPr="00863E1C">
              <w:t>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68717224" w14:textId="77777777" w:rsidR="00863E1C" w:rsidRPr="00863E1C" w:rsidRDefault="00863E1C" w:rsidP="00863E1C">
            <w:r w:rsidRPr="00863E1C">
              <w:t>订单成功后，返回卡密组，如果采取异步通知方式，此值为空</w:t>
            </w:r>
          </w:p>
        </w:tc>
      </w:tr>
    </w:tbl>
    <w:p w14:paraId="7A969F1F" w14:textId="77777777" w:rsidR="00863E1C" w:rsidRPr="00863E1C" w:rsidRDefault="00863E1C" w:rsidP="00863E1C">
      <w:pPr>
        <w:numPr>
          <w:ilvl w:val="0"/>
          <w:numId w:val="11"/>
        </w:numPr>
      </w:pPr>
      <w:proofErr w:type="spellStart"/>
      <w:r w:rsidRPr="00863E1C">
        <w:t>cardinfos</w:t>
      </w:r>
      <w:proofErr w:type="spellEnd"/>
      <w:r w:rsidRPr="00863E1C">
        <w:t xml:space="preserve"> </w:t>
      </w:r>
      <w:proofErr w:type="spellStart"/>
      <w:r w:rsidRPr="00863E1C">
        <w:t>json</w:t>
      </w:r>
      <w:proofErr w:type="spellEnd"/>
      <w:r w:rsidRPr="00863E1C">
        <w:t>元素说明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1"/>
        <w:gridCol w:w="1503"/>
        <w:gridCol w:w="1633"/>
        <w:gridCol w:w="1503"/>
        <w:gridCol w:w="1850"/>
      </w:tblGrid>
      <w:tr w:rsidR="00863E1C" w:rsidRPr="00863E1C" w14:paraId="0D7271A7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7F63562E" w14:textId="77777777" w:rsidR="00863E1C" w:rsidRPr="00863E1C" w:rsidRDefault="00863E1C" w:rsidP="00863E1C">
            <w:r w:rsidRPr="00863E1C">
              <w:t>参数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20EE0E89" w14:textId="77777777" w:rsidR="00863E1C" w:rsidRPr="00863E1C" w:rsidRDefault="00863E1C" w:rsidP="00863E1C">
            <w:r w:rsidRPr="00863E1C">
              <w:t>含义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67B05FEE" w14:textId="77777777" w:rsidR="00863E1C" w:rsidRPr="00863E1C" w:rsidRDefault="00863E1C" w:rsidP="00863E1C">
            <w:r w:rsidRPr="00863E1C">
              <w:t>类型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745D1635" w14:textId="77777777" w:rsidR="00863E1C" w:rsidRPr="00863E1C" w:rsidRDefault="00863E1C" w:rsidP="00863E1C">
            <w:r w:rsidRPr="00863E1C">
              <w:t>是否必填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3229ECE9" w14:textId="77777777" w:rsidR="00863E1C" w:rsidRPr="00863E1C" w:rsidRDefault="00863E1C" w:rsidP="00863E1C">
            <w:r w:rsidRPr="00863E1C">
              <w:t>备注</w:t>
            </w:r>
          </w:p>
        </w:tc>
      </w:tr>
      <w:tr w:rsidR="00863E1C" w:rsidRPr="00863E1C" w14:paraId="54587004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7A7EC052" w14:textId="77777777" w:rsidR="00863E1C" w:rsidRPr="00863E1C" w:rsidRDefault="00863E1C" w:rsidP="00863E1C">
            <w:proofErr w:type="spellStart"/>
            <w:r w:rsidRPr="00863E1C">
              <w:t>cardno</w:t>
            </w:r>
            <w:proofErr w:type="spellEnd"/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6BA513E1" w14:textId="77777777" w:rsidR="00863E1C" w:rsidRPr="00863E1C" w:rsidRDefault="00863E1C" w:rsidP="00863E1C">
            <w:r w:rsidRPr="00863E1C">
              <w:t>卡密卡号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36F895F3" w14:textId="77777777" w:rsidR="00863E1C" w:rsidRPr="00863E1C" w:rsidRDefault="00863E1C" w:rsidP="00863E1C">
            <w:r w:rsidRPr="00863E1C">
              <w:t>String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799D64D0" w14:textId="77777777" w:rsidR="00863E1C" w:rsidRPr="00863E1C" w:rsidRDefault="00863E1C" w:rsidP="00863E1C">
            <w:r w:rsidRPr="00863E1C">
              <w:t>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26318217" w14:textId="77777777" w:rsidR="00863E1C" w:rsidRPr="00863E1C" w:rsidRDefault="00863E1C" w:rsidP="00863E1C">
            <w:r w:rsidRPr="00863E1C">
              <w:t>订单成功后，返回卡号：DXFD-XCV-000000814</w:t>
            </w:r>
          </w:p>
        </w:tc>
      </w:tr>
      <w:tr w:rsidR="00863E1C" w:rsidRPr="00863E1C" w14:paraId="25F08893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5FCE241D" w14:textId="77777777" w:rsidR="00863E1C" w:rsidRPr="00863E1C" w:rsidRDefault="00863E1C" w:rsidP="00863E1C">
            <w:proofErr w:type="spellStart"/>
            <w:r w:rsidRPr="00863E1C">
              <w:t>cardpass</w:t>
            </w:r>
            <w:proofErr w:type="spellEnd"/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024C6480" w14:textId="77777777" w:rsidR="00863E1C" w:rsidRPr="00863E1C" w:rsidRDefault="00863E1C" w:rsidP="00863E1C">
            <w:r w:rsidRPr="00863E1C">
              <w:t>卡密密码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47B82E8F" w14:textId="77777777" w:rsidR="00863E1C" w:rsidRPr="00863E1C" w:rsidRDefault="00863E1C" w:rsidP="00863E1C">
            <w:r w:rsidRPr="00863E1C">
              <w:t>String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7FDEF64B" w14:textId="77777777" w:rsidR="00863E1C" w:rsidRPr="00863E1C" w:rsidRDefault="00863E1C" w:rsidP="00863E1C">
            <w:r w:rsidRPr="00863E1C">
              <w:t>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279BA3FE" w14:textId="77777777" w:rsidR="00863E1C" w:rsidRPr="00863E1C" w:rsidRDefault="00863E1C" w:rsidP="00863E1C">
            <w:r w:rsidRPr="00863E1C">
              <w:t>订单成功，返回卡密密码：</w:t>
            </w:r>
          </w:p>
          <w:p w14:paraId="18EF0DC9" w14:textId="77777777" w:rsidR="00863E1C" w:rsidRPr="00863E1C" w:rsidRDefault="00863E1C" w:rsidP="00863E1C">
            <w:r w:rsidRPr="00863E1C">
              <w:lastRenderedPageBreak/>
              <w:t>193-4343-32322814</w:t>
            </w:r>
          </w:p>
        </w:tc>
      </w:tr>
      <w:tr w:rsidR="00863E1C" w:rsidRPr="00863E1C" w14:paraId="2CC2DB76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17B43DDB" w14:textId="77777777" w:rsidR="00863E1C" w:rsidRPr="00863E1C" w:rsidRDefault="00863E1C" w:rsidP="00863E1C">
            <w:proofErr w:type="spellStart"/>
            <w:r w:rsidRPr="00863E1C">
              <w:lastRenderedPageBreak/>
              <w:t>expiretime</w:t>
            </w:r>
            <w:proofErr w:type="spellEnd"/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78B5B4DA" w14:textId="77777777" w:rsidR="00863E1C" w:rsidRPr="00863E1C" w:rsidRDefault="00863E1C" w:rsidP="00863E1C">
            <w:r w:rsidRPr="00863E1C">
              <w:t>卡密过期时间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6DE7F52C" w14:textId="77777777" w:rsidR="00863E1C" w:rsidRPr="00863E1C" w:rsidRDefault="00863E1C" w:rsidP="00863E1C">
            <w:r w:rsidRPr="00863E1C">
              <w:t>String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76B57B10" w14:textId="77777777" w:rsidR="00863E1C" w:rsidRPr="00863E1C" w:rsidRDefault="00863E1C" w:rsidP="00863E1C"/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2B3F0C2D" w14:textId="77777777" w:rsidR="00863E1C" w:rsidRPr="00863E1C" w:rsidRDefault="00863E1C" w:rsidP="00863E1C">
            <w:r w:rsidRPr="00863E1C">
              <w:t>如：2013-12-01</w:t>
            </w:r>
          </w:p>
        </w:tc>
      </w:tr>
    </w:tbl>
    <w:p w14:paraId="4A6A11C9" w14:textId="77777777" w:rsidR="00863E1C" w:rsidRPr="00863E1C" w:rsidRDefault="00863E1C" w:rsidP="00863E1C">
      <w:pPr>
        <w:rPr>
          <w:b/>
          <w:bCs/>
        </w:rPr>
      </w:pPr>
      <w:r w:rsidRPr="00863E1C">
        <w:rPr>
          <w:b/>
          <w:bCs/>
        </w:rPr>
        <w:t>2.4.2 卡密订单查询接口</w:t>
      </w:r>
    </w:p>
    <w:p w14:paraId="623936A4" w14:textId="77777777" w:rsidR="00863E1C" w:rsidRPr="00863E1C" w:rsidRDefault="00863E1C" w:rsidP="00863E1C">
      <w:r w:rsidRPr="00863E1C">
        <w:t>合作商家提供给京东用于订单查询。如果下单成功，同时返回卡密信息。</w:t>
      </w:r>
    </w:p>
    <w:p w14:paraId="47F21DA0" w14:textId="77777777" w:rsidR="00863E1C" w:rsidRPr="00863E1C" w:rsidRDefault="00863E1C" w:rsidP="00863E1C">
      <w:pPr>
        <w:rPr>
          <w:b/>
          <w:bCs/>
        </w:rPr>
      </w:pPr>
      <w:r w:rsidRPr="00863E1C">
        <w:rPr>
          <w:b/>
          <w:bCs/>
        </w:rPr>
        <w:t>2.4.2.1请求消息体参数说明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1"/>
        <w:gridCol w:w="1493"/>
        <w:gridCol w:w="1536"/>
        <w:gridCol w:w="1388"/>
        <w:gridCol w:w="2112"/>
      </w:tblGrid>
      <w:tr w:rsidR="00863E1C" w:rsidRPr="00863E1C" w14:paraId="63067B3A" w14:textId="77777777" w:rsidTr="00863E1C">
        <w:tc>
          <w:tcPr>
            <w:tcW w:w="176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2E675A1E" w14:textId="77777777" w:rsidR="00863E1C" w:rsidRPr="00863E1C" w:rsidRDefault="00863E1C" w:rsidP="00863E1C">
            <w:r w:rsidRPr="00863E1C">
              <w:t>参数</w:t>
            </w:r>
          </w:p>
        </w:tc>
        <w:tc>
          <w:tcPr>
            <w:tcW w:w="14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4DF90651" w14:textId="77777777" w:rsidR="00863E1C" w:rsidRPr="00863E1C" w:rsidRDefault="00863E1C" w:rsidP="00863E1C">
            <w:r w:rsidRPr="00863E1C">
              <w:t>含义</w:t>
            </w:r>
          </w:p>
        </w:tc>
        <w:tc>
          <w:tcPr>
            <w:tcW w:w="15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65742DF6" w14:textId="77777777" w:rsidR="00863E1C" w:rsidRPr="00863E1C" w:rsidRDefault="00863E1C" w:rsidP="00863E1C">
            <w:r w:rsidRPr="00863E1C">
              <w:t>类型</w:t>
            </w:r>
          </w:p>
        </w:tc>
        <w:tc>
          <w:tcPr>
            <w:tcW w:w="138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35141CB8" w14:textId="77777777" w:rsidR="00863E1C" w:rsidRPr="00863E1C" w:rsidRDefault="00863E1C" w:rsidP="00863E1C">
            <w:r w:rsidRPr="00863E1C">
              <w:t>是否必填</w:t>
            </w:r>
          </w:p>
        </w:tc>
        <w:tc>
          <w:tcPr>
            <w:tcW w:w="21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5F9E9D54" w14:textId="77777777" w:rsidR="00863E1C" w:rsidRPr="00863E1C" w:rsidRDefault="00863E1C" w:rsidP="00863E1C">
            <w:r w:rsidRPr="00863E1C">
              <w:t>备注</w:t>
            </w:r>
          </w:p>
        </w:tc>
      </w:tr>
      <w:tr w:rsidR="00863E1C" w:rsidRPr="00863E1C" w14:paraId="1DA5DFC2" w14:textId="77777777" w:rsidTr="00863E1C">
        <w:tc>
          <w:tcPr>
            <w:tcW w:w="176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0AB24680" w14:textId="77777777" w:rsidR="00863E1C" w:rsidRPr="00863E1C" w:rsidRDefault="00863E1C" w:rsidP="00863E1C">
            <w:proofErr w:type="spellStart"/>
            <w:r w:rsidRPr="00863E1C">
              <w:t>customerId</w:t>
            </w:r>
            <w:proofErr w:type="spellEnd"/>
          </w:p>
        </w:tc>
        <w:tc>
          <w:tcPr>
            <w:tcW w:w="14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74475B96" w14:textId="77777777" w:rsidR="00863E1C" w:rsidRPr="00863E1C" w:rsidRDefault="00863E1C" w:rsidP="00863E1C">
            <w:r w:rsidRPr="00863E1C">
              <w:t>合作商编号</w:t>
            </w:r>
          </w:p>
        </w:tc>
        <w:tc>
          <w:tcPr>
            <w:tcW w:w="15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70918772" w14:textId="77777777" w:rsidR="00863E1C" w:rsidRPr="00863E1C" w:rsidRDefault="00863E1C" w:rsidP="00863E1C">
            <w:r w:rsidRPr="00863E1C">
              <w:t>Long</w:t>
            </w:r>
          </w:p>
        </w:tc>
        <w:tc>
          <w:tcPr>
            <w:tcW w:w="138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1A06074B" w14:textId="77777777" w:rsidR="00863E1C" w:rsidRPr="00863E1C" w:rsidRDefault="00863E1C" w:rsidP="00863E1C">
            <w:r w:rsidRPr="00863E1C">
              <w:t>必填</w:t>
            </w:r>
          </w:p>
        </w:tc>
        <w:tc>
          <w:tcPr>
            <w:tcW w:w="21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74528ADB" w14:textId="77777777" w:rsidR="00863E1C" w:rsidRPr="00863E1C" w:rsidRDefault="00863E1C" w:rsidP="00863E1C">
            <w:r w:rsidRPr="00863E1C">
              <w:t>商家编号由京东商城提供。</w:t>
            </w:r>
          </w:p>
        </w:tc>
      </w:tr>
      <w:tr w:rsidR="00863E1C" w:rsidRPr="00863E1C" w14:paraId="17597D75" w14:textId="77777777" w:rsidTr="00863E1C">
        <w:tc>
          <w:tcPr>
            <w:tcW w:w="176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7F85D40A" w14:textId="77777777" w:rsidR="00863E1C" w:rsidRPr="00863E1C" w:rsidRDefault="00863E1C" w:rsidP="00863E1C">
            <w:r w:rsidRPr="00863E1C">
              <w:t>data</w:t>
            </w:r>
          </w:p>
        </w:tc>
        <w:tc>
          <w:tcPr>
            <w:tcW w:w="14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4C24772C" w14:textId="77777777" w:rsidR="00863E1C" w:rsidRPr="00863E1C" w:rsidRDefault="00863E1C" w:rsidP="00863E1C">
            <w:r w:rsidRPr="00863E1C">
              <w:t>业务数据</w:t>
            </w:r>
          </w:p>
        </w:tc>
        <w:tc>
          <w:tcPr>
            <w:tcW w:w="15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2DFCB06C" w14:textId="77777777" w:rsidR="00863E1C" w:rsidRPr="00863E1C" w:rsidRDefault="00863E1C" w:rsidP="00863E1C">
            <w:r w:rsidRPr="00863E1C">
              <w:t>String</w:t>
            </w:r>
          </w:p>
        </w:tc>
        <w:tc>
          <w:tcPr>
            <w:tcW w:w="138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5208E61E" w14:textId="77777777" w:rsidR="00863E1C" w:rsidRPr="00863E1C" w:rsidRDefault="00863E1C" w:rsidP="00863E1C">
            <w:r w:rsidRPr="00863E1C">
              <w:t>必填</w:t>
            </w:r>
          </w:p>
        </w:tc>
        <w:tc>
          <w:tcPr>
            <w:tcW w:w="21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3A70E04B" w14:textId="77777777" w:rsidR="00863E1C" w:rsidRPr="00863E1C" w:rsidRDefault="00863E1C" w:rsidP="00863E1C">
            <w:r w:rsidRPr="00863E1C">
              <w:t>对</w:t>
            </w:r>
            <w:proofErr w:type="spellStart"/>
            <w:r w:rsidRPr="00863E1C">
              <w:t>json</w:t>
            </w:r>
            <w:proofErr w:type="spellEnd"/>
            <w:r w:rsidRPr="00863E1C">
              <w:t>格式的业务数据进行base64编码后的值。</w:t>
            </w:r>
          </w:p>
        </w:tc>
      </w:tr>
      <w:tr w:rsidR="00863E1C" w:rsidRPr="00863E1C" w14:paraId="5D3B26AC" w14:textId="77777777" w:rsidTr="00863E1C">
        <w:tc>
          <w:tcPr>
            <w:tcW w:w="176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5E6E9"/>
            <w:vAlign w:val="center"/>
            <w:hideMark/>
          </w:tcPr>
          <w:p w14:paraId="5F2EADAB" w14:textId="77777777" w:rsidR="00863E1C" w:rsidRPr="00863E1C" w:rsidRDefault="00863E1C" w:rsidP="00863E1C">
            <w:r w:rsidRPr="00863E1C">
              <w:t>timestamp</w:t>
            </w:r>
          </w:p>
        </w:tc>
        <w:tc>
          <w:tcPr>
            <w:tcW w:w="14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5E6E9"/>
            <w:vAlign w:val="center"/>
            <w:hideMark/>
          </w:tcPr>
          <w:p w14:paraId="1CC973DB" w14:textId="77777777" w:rsidR="00863E1C" w:rsidRPr="00863E1C" w:rsidRDefault="00863E1C" w:rsidP="00863E1C">
            <w:r w:rsidRPr="00863E1C">
              <w:t>当前时间戳</w:t>
            </w:r>
          </w:p>
        </w:tc>
        <w:tc>
          <w:tcPr>
            <w:tcW w:w="15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5E6E9"/>
            <w:vAlign w:val="center"/>
            <w:hideMark/>
          </w:tcPr>
          <w:p w14:paraId="776E6043" w14:textId="77777777" w:rsidR="00863E1C" w:rsidRPr="00863E1C" w:rsidRDefault="00863E1C" w:rsidP="00863E1C">
            <w:r w:rsidRPr="00863E1C">
              <w:t>String</w:t>
            </w:r>
          </w:p>
        </w:tc>
        <w:tc>
          <w:tcPr>
            <w:tcW w:w="138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5E6E9"/>
            <w:vAlign w:val="center"/>
            <w:hideMark/>
          </w:tcPr>
          <w:p w14:paraId="606FE406" w14:textId="77777777" w:rsidR="00863E1C" w:rsidRPr="00863E1C" w:rsidRDefault="00863E1C" w:rsidP="00863E1C">
            <w:r w:rsidRPr="00863E1C">
              <w:t>必填</w:t>
            </w:r>
          </w:p>
        </w:tc>
        <w:tc>
          <w:tcPr>
            <w:tcW w:w="21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5E6E9"/>
            <w:vAlign w:val="center"/>
            <w:hideMark/>
          </w:tcPr>
          <w:p w14:paraId="3F8B936B" w14:textId="77777777" w:rsidR="00863E1C" w:rsidRPr="00863E1C" w:rsidRDefault="00863E1C" w:rsidP="00863E1C">
            <w:r w:rsidRPr="00863E1C">
              <w:t>格式为</w:t>
            </w:r>
          </w:p>
          <w:p w14:paraId="68A35685" w14:textId="77777777" w:rsidR="00863E1C" w:rsidRPr="00863E1C" w:rsidRDefault="00863E1C" w:rsidP="00863E1C">
            <w:proofErr w:type="spellStart"/>
            <w:r w:rsidRPr="00863E1C">
              <w:t>yyyMMddHHmmss</w:t>
            </w:r>
            <w:proofErr w:type="spellEnd"/>
            <w:r w:rsidRPr="00863E1C">
              <w:t xml:space="preserve"> 4位年+2位月+2位日+2位时+2位分+2位秒</w:t>
            </w:r>
          </w:p>
        </w:tc>
      </w:tr>
      <w:tr w:rsidR="00863E1C" w:rsidRPr="00863E1C" w14:paraId="5419B8F7" w14:textId="77777777" w:rsidTr="00863E1C">
        <w:tc>
          <w:tcPr>
            <w:tcW w:w="176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5E6E9"/>
            <w:vAlign w:val="center"/>
            <w:hideMark/>
          </w:tcPr>
          <w:p w14:paraId="41478613" w14:textId="77777777" w:rsidR="00863E1C" w:rsidRPr="00863E1C" w:rsidRDefault="00863E1C" w:rsidP="00863E1C">
            <w:r w:rsidRPr="00863E1C">
              <w:t>sign</w:t>
            </w:r>
          </w:p>
        </w:tc>
        <w:tc>
          <w:tcPr>
            <w:tcW w:w="14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5E6E9"/>
            <w:vAlign w:val="center"/>
            <w:hideMark/>
          </w:tcPr>
          <w:p w14:paraId="6FEF6ED3" w14:textId="77777777" w:rsidR="00863E1C" w:rsidRPr="00863E1C" w:rsidRDefault="00863E1C" w:rsidP="00863E1C">
            <w:r w:rsidRPr="00863E1C">
              <w:t>MD5签名摘要</w:t>
            </w:r>
          </w:p>
        </w:tc>
        <w:tc>
          <w:tcPr>
            <w:tcW w:w="15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5E6E9"/>
            <w:vAlign w:val="center"/>
            <w:hideMark/>
          </w:tcPr>
          <w:p w14:paraId="4F7B9262" w14:textId="77777777" w:rsidR="00863E1C" w:rsidRPr="00863E1C" w:rsidRDefault="00863E1C" w:rsidP="00863E1C">
            <w:r w:rsidRPr="00863E1C">
              <w:t>String</w:t>
            </w:r>
          </w:p>
        </w:tc>
        <w:tc>
          <w:tcPr>
            <w:tcW w:w="138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5E6E9"/>
            <w:vAlign w:val="center"/>
            <w:hideMark/>
          </w:tcPr>
          <w:p w14:paraId="52AB8BA6" w14:textId="77777777" w:rsidR="00863E1C" w:rsidRPr="00863E1C" w:rsidRDefault="00863E1C" w:rsidP="00863E1C">
            <w:r w:rsidRPr="00863E1C">
              <w:t>必填</w:t>
            </w:r>
          </w:p>
        </w:tc>
        <w:tc>
          <w:tcPr>
            <w:tcW w:w="21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5E6E9"/>
            <w:vAlign w:val="center"/>
            <w:hideMark/>
          </w:tcPr>
          <w:p w14:paraId="1A19352D" w14:textId="77777777" w:rsidR="00863E1C" w:rsidRPr="00863E1C" w:rsidRDefault="00863E1C" w:rsidP="00863E1C"/>
        </w:tc>
      </w:tr>
      <w:tr w:rsidR="00863E1C" w:rsidRPr="00863E1C" w14:paraId="3F31CBB8" w14:textId="77777777" w:rsidTr="00863E1C">
        <w:tc>
          <w:tcPr>
            <w:tcW w:w="176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79D9CFB7" w14:textId="77777777" w:rsidR="00863E1C" w:rsidRPr="00863E1C" w:rsidRDefault="00863E1C" w:rsidP="00863E1C">
            <w:r w:rsidRPr="00863E1C">
              <w:t>version</w:t>
            </w:r>
          </w:p>
        </w:tc>
        <w:tc>
          <w:tcPr>
            <w:tcW w:w="14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3402A694" w14:textId="77777777" w:rsidR="00863E1C" w:rsidRPr="00863E1C" w:rsidRDefault="00863E1C" w:rsidP="00863E1C">
            <w:r w:rsidRPr="00863E1C">
              <w:t>接口版本</w:t>
            </w:r>
          </w:p>
        </w:tc>
        <w:tc>
          <w:tcPr>
            <w:tcW w:w="15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64BD426C" w14:textId="77777777" w:rsidR="00863E1C" w:rsidRPr="00863E1C" w:rsidRDefault="00863E1C" w:rsidP="00863E1C">
            <w:r w:rsidRPr="00863E1C">
              <w:t>String</w:t>
            </w:r>
          </w:p>
        </w:tc>
        <w:tc>
          <w:tcPr>
            <w:tcW w:w="138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4BAA0E16" w14:textId="77777777" w:rsidR="00863E1C" w:rsidRPr="00863E1C" w:rsidRDefault="00863E1C" w:rsidP="00863E1C"/>
        </w:tc>
        <w:tc>
          <w:tcPr>
            <w:tcW w:w="21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55EB4E90" w14:textId="77777777" w:rsidR="00863E1C" w:rsidRPr="00863E1C" w:rsidRDefault="00863E1C" w:rsidP="00863E1C">
            <w:r w:rsidRPr="00863E1C">
              <w:t>该参数暂时不使用</w:t>
            </w:r>
          </w:p>
        </w:tc>
      </w:tr>
    </w:tbl>
    <w:p w14:paraId="01C5CA40" w14:textId="77777777" w:rsidR="00863E1C" w:rsidRPr="00863E1C" w:rsidRDefault="00863E1C" w:rsidP="00863E1C">
      <w:pPr>
        <w:rPr>
          <w:b/>
          <w:bCs/>
        </w:rPr>
      </w:pPr>
      <w:r w:rsidRPr="00863E1C">
        <w:rPr>
          <w:b/>
          <w:bCs/>
        </w:rPr>
        <w:t>2.4.2.2业务数据 JSON的格式说明</w:t>
      </w:r>
    </w:p>
    <w:p w14:paraId="1BECAFBA" w14:textId="77777777" w:rsidR="00863E1C" w:rsidRPr="00863E1C" w:rsidRDefault="00863E1C" w:rsidP="00863E1C">
      <w:r w:rsidRPr="00863E1C">
        <w:t>业务数据例子 (消息体中参数data为对该业务数据</w:t>
      </w:r>
      <w:proofErr w:type="spellStart"/>
      <w:r w:rsidRPr="00863E1C">
        <w:t>json</w:t>
      </w:r>
      <w:proofErr w:type="spellEnd"/>
      <w:r w:rsidRPr="00863E1C">
        <w:t>串base64之后的值 {"</w:t>
      </w:r>
      <w:proofErr w:type="spellStart"/>
      <w:r w:rsidRPr="00863E1C">
        <w:t>orderId</w:t>
      </w:r>
      <w:proofErr w:type="spellEnd"/>
      <w:r w:rsidRPr="00863E1C">
        <w:t xml:space="preserve"> ":"1000005565" } data:=</w:t>
      </w:r>
      <w:proofErr w:type="gramStart"/>
      <w:r w:rsidRPr="00863E1C">
        <w:t>base64({</w:t>
      </w:r>
      <w:proofErr w:type="gramEnd"/>
      <w:r w:rsidRPr="00863E1C">
        <w:t>"</w:t>
      </w:r>
      <w:proofErr w:type="spellStart"/>
      <w:r w:rsidRPr="00863E1C">
        <w:t>orderId</w:t>
      </w:r>
      <w:proofErr w:type="spellEnd"/>
      <w:r w:rsidRPr="00863E1C">
        <w:t xml:space="preserve"> ":"1000005565</w:t>
      </w:r>
      <w:proofErr w:type="gramStart"/>
      <w:r w:rsidRPr="00863E1C">
        <w:t>" }</w:t>
      </w:r>
      <w:proofErr w:type="gramEnd"/>
      <w:r w:rsidRPr="00863E1C">
        <w:t>)</w:t>
      </w:r>
    </w:p>
    <w:p w14:paraId="621E2812" w14:textId="77777777" w:rsidR="00863E1C" w:rsidRPr="00863E1C" w:rsidRDefault="00863E1C" w:rsidP="00863E1C">
      <w:r w:rsidRPr="00863E1C">
        <w:t>业务参数字段说明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5"/>
        <w:gridCol w:w="1527"/>
        <w:gridCol w:w="1623"/>
        <w:gridCol w:w="1527"/>
        <w:gridCol w:w="1908"/>
      </w:tblGrid>
      <w:tr w:rsidR="00863E1C" w:rsidRPr="00863E1C" w14:paraId="61BCFFDD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39F41F8B" w14:textId="77777777" w:rsidR="00863E1C" w:rsidRPr="00863E1C" w:rsidRDefault="00863E1C" w:rsidP="00863E1C">
            <w:r w:rsidRPr="00863E1C">
              <w:t>参数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656AEBA3" w14:textId="77777777" w:rsidR="00863E1C" w:rsidRPr="00863E1C" w:rsidRDefault="00863E1C" w:rsidP="00863E1C">
            <w:r w:rsidRPr="00863E1C">
              <w:t>含义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51DECBBE" w14:textId="77777777" w:rsidR="00863E1C" w:rsidRPr="00863E1C" w:rsidRDefault="00863E1C" w:rsidP="00863E1C">
            <w:r w:rsidRPr="00863E1C">
              <w:t>类型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6B3B17B4" w14:textId="77777777" w:rsidR="00863E1C" w:rsidRPr="00863E1C" w:rsidRDefault="00863E1C" w:rsidP="00863E1C">
            <w:r w:rsidRPr="00863E1C">
              <w:t>是否必填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550952DE" w14:textId="77777777" w:rsidR="00863E1C" w:rsidRPr="00863E1C" w:rsidRDefault="00863E1C" w:rsidP="00863E1C">
            <w:r w:rsidRPr="00863E1C">
              <w:t>备注</w:t>
            </w:r>
          </w:p>
        </w:tc>
      </w:tr>
      <w:tr w:rsidR="00863E1C" w:rsidRPr="00863E1C" w14:paraId="1A667CA5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2AB0ACBC" w14:textId="77777777" w:rsidR="00863E1C" w:rsidRPr="00863E1C" w:rsidRDefault="00863E1C" w:rsidP="00863E1C">
            <w:proofErr w:type="spellStart"/>
            <w:r w:rsidRPr="00863E1C">
              <w:t>orderId</w:t>
            </w:r>
            <w:proofErr w:type="spellEnd"/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56DF6DE7" w14:textId="77777777" w:rsidR="00863E1C" w:rsidRPr="00863E1C" w:rsidRDefault="00863E1C" w:rsidP="00863E1C">
            <w:r w:rsidRPr="00863E1C">
              <w:t>京东订单号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54882D4E" w14:textId="77777777" w:rsidR="00863E1C" w:rsidRPr="00863E1C" w:rsidRDefault="00863E1C" w:rsidP="00863E1C">
            <w:r w:rsidRPr="00863E1C">
              <w:t>Long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073EE2E1" w14:textId="77777777" w:rsidR="00863E1C" w:rsidRPr="00863E1C" w:rsidRDefault="00863E1C" w:rsidP="00863E1C">
            <w:r w:rsidRPr="00863E1C">
              <w:t>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1292878A" w14:textId="77777777" w:rsidR="00863E1C" w:rsidRPr="00863E1C" w:rsidRDefault="00863E1C" w:rsidP="00863E1C">
            <w:r w:rsidRPr="00863E1C">
              <w:t>客户下单在京东生成的京东订单号9999900003</w:t>
            </w:r>
          </w:p>
        </w:tc>
      </w:tr>
    </w:tbl>
    <w:p w14:paraId="68C892AA" w14:textId="77777777" w:rsidR="00863E1C" w:rsidRPr="00863E1C" w:rsidRDefault="00863E1C" w:rsidP="00863E1C">
      <w:pPr>
        <w:rPr>
          <w:b/>
          <w:bCs/>
        </w:rPr>
      </w:pPr>
      <w:r w:rsidRPr="00863E1C">
        <w:rPr>
          <w:b/>
          <w:bCs/>
        </w:rPr>
        <w:t>2.4.2.3 合作商返回数据说明</w:t>
      </w:r>
    </w:p>
    <w:p w14:paraId="71AF83F5" w14:textId="77777777" w:rsidR="00863E1C" w:rsidRPr="00863E1C" w:rsidRDefault="00863E1C" w:rsidP="00863E1C">
      <w:r w:rsidRPr="00863E1C">
        <w:t>返回数据例子，成功示例:</w:t>
      </w:r>
    </w:p>
    <w:p w14:paraId="75664609" w14:textId="77777777" w:rsidR="00863E1C" w:rsidRPr="00863E1C" w:rsidRDefault="00863E1C" w:rsidP="00863E1C">
      <w:r w:rsidRPr="00863E1C">
        <w:lastRenderedPageBreak/>
        <w:t>{</w:t>
      </w:r>
    </w:p>
    <w:p w14:paraId="6F99C72B" w14:textId="77777777" w:rsidR="00863E1C" w:rsidRPr="00863E1C" w:rsidRDefault="00863E1C" w:rsidP="00863E1C">
      <w:r w:rsidRPr="00863E1C">
        <w:t xml:space="preserve">    "</w:t>
      </w:r>
      <w:proofErr w:type="spellStart"/>
      <w:r w:rsidRPr="00863E1C">
        <w:t>retCode</w:t>
      </w:r>
      <w:proofErr w:type="spellEnd"/>
      <w:r w:rsidRPr="00863E1C">
        <w:t>": "100",</w:t>
      </w:r>
    </w:p>
    <w:p w14:paraId="797ABF38" w14:textId="77777777" w:rsidR="00863E1C" w:rsidRPr="00863E1C" w:rsidRDefault="00863E1C" w:rsidP="00863E1C">
      <w:r w:rsidRPr="00863E1C">
        <w:t xml:space="preserve">    "</w:t>
      </w:r>
      <w:proofErr w:type="spellStart"/>
      <w:r w:rsidRPr="00863E1C">
        <w:t>retMessage</w:t>
      </w:r>
      <w:proofErr w:type="spellEnd"/>
      <w:r w:rsidRPr="00863E1C">
        <w:t>": "充</w:t>
      </w:r>
      <w:proofErr w:type="gramStart"/>
      <w:r w:rsidRPr="00863E1C">
        <w:t>值成功</w:t>
      </w:r>
      <w:proofErr w:type="gramEnd"/>
      <w:r w:rsidRPr="00863E1C">
        <w:t>",</w:t>
      </w:r>
    </w:p>
    <w:p w14:paraId="7506B842" w14:textId="77777777" w:rsidR="00863E1C" w:rsidRPr="00863E1C" w:rsidRDefault="00863E1C" w:rsidP="00863E1C">
      <w:r w:rsidRPr="00863E1C">
        <w:t xml:space="preserve">    "data": base64(</w:t>
      </w:r>
    </w:p>
    <w:p w14:paraId="1DD7B1FE" w14:textId="77777777" w:rsidR="00863E1C" w:rsidRPr="00863E1C" w:rsidRDefault="00863E1C" w:rsidP="00863E1C">
      <w:r w:rsidRPr="00863E1C">
        <w:t xml:space="preserve">           {</w:t>
      </w:r>
    </w:p>
    <w:p w14:paraId="76D4140B" w14:textId="77777777" w:rsidR="00863E1C" w:rsidRPr="00863E1C" w:rsidRDefault="00863E1C" w:rsidP="00863E1C">
      <w:r w:rsidRPr="00863E1C">
        <w:t xml:space="preserve">            "</w:t>
      </w:r>
      <w:proofErr w:type="spellStart"/>
      <w:r w:rsidRPr="00863E1C">
        <w:t>orderStatus</w:t>
      </w:r>
      <w:proofErr w:type="spellEnd"/>
      <w:r w:rsidRPr="00863E1C">
        <w:t>": "0",</w:t>
      </w:r>
    </w:p>
    <w:p w14:paraId="4111E1BB" w14:textId="77777777" w:rsidR="00863E1C" w:rsidRPr="00863E1C" w:rsidRDefault="00863E1C" w:rsidP="00863E1C">
      <w:r w:rsidRPr="00863E1C">
        <w:t xml:space="preserve">            "</w:t>
      </w:r>
      <w:proofErr w:type="spellStart"/>
      <w:r w:rsidRPr="00863E1C">
        <w:t>cardinfos</w:t>
      </w:r>
      <w:proofErr w:type="spellEnd"/>
      <w:r w:rsidRPr="00863E1C">
        <w:t>": [</w:t>
      </w:r>
    </w:p>
    <w:p w14:paraId="660DA6F6" w14:textId="77777777" w:rsidR="00863E1C" w:rsidRPr="00863E1C" w:rsidRDefault="00863E1C" w:rsidP="00863E1C">
      <w:r w:rsidRPr="00863E1C">
        <w:t xml:space="preserve">                {</w:t>
      </w:r>
    </w:p>
    <w:p w14:paraId="34CB1804" w14:textId="77777777" w:rsidR="00863E1C" w:rsidRPr="00863E1C" w:rsidRDefault="00863E1C" w:rsidP="00863E1C">
      <w:r w:rsidRPr="00863E1C">
        <w:t xml:space="preserve">                    "</w:t>
      </w:r>
      <w:proofErr w:type="spellStart"/>
      <w:r w:rsidRPr="00863E1C">
        <w:t>cardno</w:t>
      </w:r>
      <w:proofErr w:type="spellEnd"/>
      <w:r w:rsidRPr="00863E1C">
        <w:t>": "DXFD-XCV-000000814",</w:t>
      </w:r>
    </w:p>
    <w:p w14:paraId="6E651376" w14:textId="77777777" w:rsidR="00863E1C" w:rsidRPr="00863E1C" w:rsidRDefault="00863E1C" w:rsidP="00863E1C">
      <w:r w:rsidRPr="00863E1C">
        <w:t xml:space="preserve">                    "</w:t>
      </w:r>
      <w:proofErr w:type="spellStart"/>
      <w:r w:rsidRPr="00863E1C">
        <w:t>cardpass</w:t>
      </w:r>
      <w:proofErr w:type="spellEnd"/>
      <w:r w:rsidRPr="00863E1C">
        <w:t>": "193-4343-32322814",</w:t>
      </w:r>
    </w:p>
    <w:p w14:paraId="36A8970B" w14:textId="77777777" w:rsidR="00863E1C" w:rsidRPr="00863E1C" w:rsidRDefault="00863E1C" w:rsidP="00863E1C">
      <w:r w:rsidRPr="00863E1C">
        <w:t xml:space="preserve">                    "</w:t>
      </w:r>
      <w:proofErr w:type="spellStart"/>
      <w:r w:rsidRPr="00863E1C">
        <w:t>expiretime</w:t>
      </w:r>
      <w:proofErr w:type="spellEnd"/>
      <w:r w:rsidRPr="00863E1C">
        <w:t>": "2008-12-01"</w:t>
      </w:r>
    </w:p>
    <w:p w14:paraId="7CB76087" w14:textId="77777777" w:rsidR="00863E1C" w:rsidRPr="00863E1C" w:rsidRDefault="00863E1C" w:rsidP="00863E1C">
      <w:r w:rsidRPr="00863E1C">
        <w:t xml:space="preserve">                },</w:t>
      </w:r>
    </w:p>
    <w:p w14:paraId="21FF0B96" w14:textId="77777777" w:rsidR="00863E1C" w:rsidRPr="00863E1C" w:rsidRDefault="00863E1C" w:rsidP="00863E1C">
      <w:r w:rsidRPr="00863E1C">
        <w:t xml:space="preserve">                {</w:t>
      </w:r>
    </w:p>
    <w:p w14:paraId="506C4CBD" w14:textId="77777777" w:rsidR="00863E1C" w:rsidRPr="00863E1C" w:rsidRDefault="00863E1C" w:rsidP="00863E1C">
      <w:r w:rsidRPr="00863E1C">
        <w:t xml:space="preserve">                    "</w:t>
      </w:r>
      <w:proofErr w:type="spellStart"/>
      <w:r w:rsidRPr="00863E1C">
        <w:t>cardno</w:t>
      </w:r>
      <w:proofErr w:type="spellEnd"/>
      <w:r w:rsidRPr="00863E1C">
        <w:t>": "DXFD-XCV-000000814",</w:t>
      </w:r>
    </w:p>
    <w:p w14:paraId="65C8C0EE" w14:textId="77777777" w:rsidR="00863E1C" w:rsidRPr="00863E1C" w:rsidRDefault="00863E1C" w:rsidP="00863E1C">
      <w:r w:rsidRPr="00863E1C">
        <w:t xml:space="preserve">                    "</w:t>
      </w:r>
      <w:proofErr w:type="spellStart"/>
      <w:r w:rsidRPr="00863E1C">
        <w:t>cardpass</w:t>
      </w:r>
      <w:proofErr w:type="spellEnd"/>
      <w:r w:rsidRPr="00863E1C">
        <w:t>": "193-4343-32322814",</w:t>
      </w:r>
    </w:p>
    <w:p w14:paraId="619E553B" w14:textId="77777777" w:rsidR="00863E1C" w:rsidRPr="00863E1C" w:rsidRDefault="00863E1C" w:rsidP="00863E1C">
      <w:r w:rsidRPr="00863E1C">
        <w:t xml:space="preserve">                    "</w:t>
      </w:r>
      <w:proofErr w:type="spellStart"/>
      <w:r w:rsidRPr="00863E1C">
        <w:t>expiretime</w:t>
      </w:r>
      <w:proofErr w:type="spellEnd"/>
      <w:r w:rsidRPr="00863E1C">
        <w:t>": "2008-12-01"</w:t>
      </w:r>
    </w:p>
    <w:p w14:paraId="1238B26C" w14:textId="77777777" w:rsidR="00863E1C" w:rsidRPr="00863E1C" w:rsidRDefault="00863E1C" w:rsidP="00863E1C">
      <w:r w:rsidRPr="00863E1C">
        <w:t xml:space="preserve">                }</w:t>
      </w:r>
    </w:p>
    <w:p w14:paraId="2421819F" w14:textId="77777777" w:rsidR="00863E1C" w:rsidRPr="00863E1C" w:rsidRDefault="00863E1C" w:rsidP="00863E1C">
      <w:r w:rsidRPr="00863E1C">
        <w:t xml:space="preserve">               ]</w:t>
      </w:r>
    </w:p>
    <w:p w14:paraId="347686EE" w14:textId="77777777" w:rsidR="00863E1C" w:rsidRPr="00863E1C" w:rsidRDefault="00863E1C" w:rsidP="00863E1C">
      <w:r w:rsidRPr="00863E1C">
        <w:t xml:space="preserve">            }       </w:t>
      </w:r>
    </w:p>
    <w:p w14:paraId="42232DF4" w14:textId="77777777" w:rsidR="00863E1C" w:rsidRPr="00863E1C" w:rsidRDefault="00863E1C" w:rsidP="00863E1C">
      <w:r w:rsidRPr="00863E1C">
        <w:t xml:space="preserve">    )</w:t>
      </w:r>
    </w:p>
    <w:p w14:paraId="5AA6CD25" w14:textId="77777777" w:rsidR="00863E1C" w:rsidRPr="00863E1C" w:rsidRDefault="00863E1C" w:rsidP="00863E1C">
      <w:r w:rsidRPr="00863E1C">
        <w:t>}</w:t>
      </w:r>
    </w:p>
    <w:p w14:paraId="4C18E6AC" w14:textId="77777777" w:rsidR="00863E1C" w:rsidRPr="00863E1C" w:rsidRDefault="00863E1C" w:rsidP="00863E1C">
      <w:r w:rsidRPr="00863E1C">
        <w:t>失败示例：</w:t>
      </w:r>
    </w:p>
    <w:p w14:paraId="72563357" w14:textId="77777777" w:rsidR="00863E1C" w:rsidRPr="00863E1C" w:rsidRDefault="00863E1C" w:rsidP="00863E1C">
      <w:r w:rsidRPr="00863E1C">
        <w:t>{</w:t>
      </w:r>
    </w:p>
    <w:p w14:paraId="6FFC8F28" w14:textId="77777777" w:rsidR="00863E1C" w:rsidRPr="00863E1C" w:rsidRDefault="00863E1C" w:rsidP="00863E1C">
      <w:r w:rsidRPr="00863E1C">
        <w:t xml:space="preserve">    "</w:t>
      </w:r>
      <w:proofErr w:type="spellStart"/>
      <w:r w:rsidRPr="00863E1C">
        <w:t>retCode</w:t>
      </w:r>
      <w:proofErr w:type="spellEnd"/>
      <w:r w:rsidRPr="00863E1C">
        <w:t>": "107",</w:t>
      </w:r>
    </w:p>
    <w:p w14:paraId="470CE9CB" w14:textId="77777777" w:rsidR="00863E1C" w:rsidRPr="00863E1C" w:rsidRDefault="00863E1C" w:rsidP="00863E1C">
      <w:r w:rsidRPr="00863E1C">
        <w:t xml:space="preserve">    "</w:t>
      </w:r>
      <w:proofErr w:type="spellStart"/>
      <w:r w:rsidRPr="00863E1C">
        <w:t>retMessage</w:t>
      </w:r>
      <w:proofErr w:type="spellEnd"/>
      <w:r w:rsidRPr="00863E1C">
        <w:t>": "没有对应商品"</w:t>
      </w:r>
    </w:p>
    <w:p w14:paraId="5571D8C0" w14:textId="77777777" w:rsidR="00863E1C" w:rsidRPr="00863E1C" w:rsidRDefault="00863E1C" w:rsidP="00863E1C">
      <w:r w:rsidRPr="00863E1C">
        <w:t>}</w:t>
      </w:r>
    </w:p>
    <w:p w14:paraId="0B952CF2" w14:textId="77777777" w:rsidR="00863E1C" w:rsidRPr="00863E1C" w:rsidRDefault="00863E1C" w:rsidP="00863E1C">
      <w:r w:rsidRPr="00863E1C">
        <w:t>返回参数说明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1528"/>
        <w:gridCol w:w="1654"/>
        <w:gridCol w:w="1528"/>
        <w:gridCol w:w="1725"/>
      </w:tblGrid>
      <w:tr w:rsidR="00863E1C" w:rsidRPr="00863E1C" w14:paraId="12B2926C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74EA08AB" w14:textId="77777777" w:rsidR="00863E1C" w:rsidRPr="00863E1C" w:rsidRDefault="00863E1C" w:rsidP="00863E1C">
            <w:r w:rsidRPr="00863E1C">
              <w:lastRenderedPageBreak/>
              <w:t>参数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515B7045" w14:textId="77777777" w:rsidR="00863E1C" w:rsidRPr="00863E1C" w:rsidRDefault="00863E1C" w:rsidP="00863E1C">
            <w:r w:rsidRPr="00863E1C">
              <w:t>含义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3BEEF37D" w14:textId="77777777" w:rsidR="00863E1C" w:rsidRPr="00863E1C" w:rsidRDefault="00863E1C" w:rsidP="00863E1C">
            <w:r w:rsidRPr="00863E1C">
              <w:t>类型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58FFD5E1" w14:textId="77777777" w:rsidR="00863E1C" w:rsidRPr="00863E1C" w:rsidRDefault="00863E1C" w:rsidP="00863E1C">
            <w:r w:rsidRPr="00863E1C">
              <w:t>是否必填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69BCFFEA" w14:textId="77777777" w:rsidR="00863E1C" w:rsidRPr="00863E1C" w:rsidRDefault="00863E1C" w:rsidP="00863E1C">
            <w:r w:rsidRPr="00863E1C">
              <w:t>备注</w:t>
            </w:r>
          </w:p>
        </w:tc>
      </w:tr>
      <w:tr w:rsidR="00863E1C" w:rsidRPr="00863E1C" w14:paraId="0C97FB85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67A7E79D" w14:textId="77777777" w:rsidR="00863E1C" w:rsidRPr="00863E1C" w:rsidRDefault="00863E1C" w:rsidP="00863E1C">
            <w:proofErr w:type="spellStart"/>
            <w:r w:rsidRPr="00863E1C">
              <w:t>retCode</w:t>
            </w:r>
            <w:proofErr w:type="spellEnd"/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2F6D5C96" w14:textId="77777777" w:rsidR="00863E1C" w:rsidRPr="00863E1C" w:rsidRDefault="00863E1C" w:rsidP="00863E1C">
            <w:r w:rsidRPr="00863E1C">
              <w:t>返回码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1185A536" w14:textId="77777777" w:rsidR="00863E1C" w:rsidRPr="00863E1C" w:rsidRDefault="00863E1C" w:rsidP="00863E1C">
            <w:r w:rsidRPr="00863E1C">
              <w:t>string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4F1FBD5E" w14:textId="77777777" w:rsidR="00863E1C" w:rsidRPr="00863E1C" w:rsidRDefault="00863E1C" w:rsidP="00863E1C">
            <w:r w:rsidRPr="00863E1C">
              <w:t>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0FB09432" w14:textId="77777777" w:rsidR="00863E1C" w:rsidRPr="00863E1C" w:rsidRDefault="00863E1C" w:rsidP="00863E1C">
            <w:r w:rsidRPr="00863E1C">
              <w:t>100:查询订单成功，</w:t>
            </w:r>
          </w:p>
          <w:p w14:paraId="0431FBDD" w14:textId="77777777" w:rsidR="00863E1C" w:rsidRPr="00863E1C" w:rsidRDefault="00863E1C" w:rsidP="00863E1C">
            <w:r w:rsidRPr="00863E1C">
              <w:t>其他失败详细见</w:t>
            </w:r>
            <w:hyperlink r:id="rId11" w:anchor="_2.3.2_返回码信息" w:history="1">
              <w:r w:rsidRPr="00863E1C">
                <w:rPr>
                  <w:rStyle w:val="ae"/>
                </w:rPr>
                <w:t>返回</w:t>
              </w:r>
              <w:proofErr w:type="gramStart"/>
              <w:r w:rsidRPr="00863E1C">
                <w:rPr>
                  <w:rStyle w:val="ae"/>
                </w:rPr>
                <w:t>码信息</w:t>
              </w:r>
              <w:proofErr w:type="gramEnd"/>
            </w:hyperlink>
          </w:p>
        </w:tc>
      </w:tr>
      <w:tr w:rsidR="00863E1C" w:rsidRPr="00863E1C" w14:paraId="08EC007C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3D98D391" w14:textId="77777777" w:rsidR="00863E1C" w:rsidRPr="00863E1C" w:rsidRDefault="00863E1C" w:rsidP="00863E1C">
            <w:proofErr w:type="spellStart"/>
            <w:r w:rsidRPr="00863E1C">
              <w:t>retMessage</w:t>
            </w:r>
            <w:proofErr w:type="spellEnd"/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2AF928A2" w14:textId="77777777" w:rsidR="00863E1C" w:rsidRPr="00863E1C" w:rsidRDefault="00863E1C" w:rsidP="00863E1C">
            <w:r w:rsidRPr="00863E1C">
              <w:t>返回接口说明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3398A937" w14:textId="77777777" w:rsidR="00863E1C" w:rsidRPr="00863E1C" w:rsidRDefault="00863E1C" w:rsidP="00863E1C">
            <w:r w:rsidRPr="00863E1C">
              <w:t>String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02A07F12" w14:textId="77777777" w:rsidR="00863E1C" w:rsidRPr="00863E1C" w:rsidRDefault="00863E1C" w:rsidP="00863E1C">
            <w:r w:rsidRPr="00863E1C">
              <w:t>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62379214" w14:textId="77777777" w:rsidR="00863E1C" w:rsidRPr="00863E1C" w:rsidRDefault="00863E1C" w:rsidP="00863E1C">
            <w:r w:rsidRPr="00863E1C">
              <w:t>成功返回查询成功，若是失败则返回错误信息</w:t>
            </w:r>
          </w:p>
        </w:tc>
      </w:tr>
      <w:tr w:rsidR="00863E1C" w:rsidRPr="00863E1C" w14:paraId="7ED19EB4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60DB38C9" w14:textId="77777777" w:rsidR="00863E1C" w:rsidRPr="00863E1C" w:rsidRDefault="00863E1C" w:rsidP="00863E1C">
            <w:r w:rsidRPr="00863E1C">
              <w:t>data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551E6982" w14:textId="77777777" w:rsidR="00863E1C" w:rsidRPr="00863E1C" w:rsidRDefault="00863E1C" w:rsidP="00863E1C">
            <w:r w:rsidRPr="00863E1C">
              <w:t>返回结果数据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0AC28F0D" w14:textId="77777777" w:rsidR="00863E1C" w:rsidRPr="00863E1C" w:rsidRDefault="00863E1C" w:rsidP="00863E1C">
            <w:r w:rsidRPr="00863E1C">
              <w:t>String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64F68BA2" w14:textId="77777777" w:rsidR="00863E1C" w:rsidRPr="00863E1C" w:rsidRDefault="00863E1C" w:rsidP="00863E1C"/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6157C29B" w14:textId="77777777" w:rsidR="00863E1C" w:rsidRPr="00863E1C" w:rsidRDefault="00863E1C" w:rsidP="00863E1C">
            <w:r w:rsidRPr="00863E1C">
              <w:t>对</w:t>
            </w:r>
            <w:proofErr w:type="spellStart"/>
            <w:r w:rsidRPr="00863E1C">
              <w:t>json</w:t>
            </w:r>
            <w:proofErr w:type="spellEnd"/>
            <w:r w:rsidRPr="00863E1C">
              <w:t>格式的业务数据进行base64编码后的值。</w:t>
            </w:r>
          </w:p>
        </w:tc>
      </w:tr>
    </w:tbl>
    <w:p w14:paraId="4AC25CE5" w14:textId="77777777" w:rsidR="00863E1C" w:rsidRPr="00863E1C" w:rsidRDefault="00863E1C" w:rsidP="00863E1C">
      <w:r w:rsidRPr="00863E1C">
        <w:t>data字段</w:t>
      </w:r>
      <w:proofErr w:type="spellStart"/>
      <w:r w:rsidRPr="00863E1C">
        <w:t>json</w:t>
      </w:r>
      <w:proofErr w:type="spellEnd"/>
      <w:r w:rsidRPr="00863E1C">
        <w:t>格式说明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6"/>
        <w:gridCol w:w="1615"/>
        <w:gridCol w:w="1643"/>
        <w:gridCol w:w="1533"/>
        <w:gridCol w:w="1643"/>
      </w:tblGrid>
      <w:tr w:rsidR="00863E1C" w:rsidRPr="00863E1C" w14:paraId="29ED1B83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1D72A0A0" w14:textId="77777777" w:rsidR="00863E1C" w:rsidRPr="00863E1C" w:rsidRDefault="00863E1C" w:rsidP="00863E1C">
            <w:r w:rsidRPr="00863E1C">
              <w:t>参数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5188CF06" w14:textId="77777777" w:rsidR="00863E1C" w:rsidRPr="00863E1C" w:rsidRDefault="00863E1C" w:rsidP="00863E1C">
            <w:r w:rsidRPr="00863E1C">
              <w:t>含义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087AFC2A" w14:textId="77777777" w:rsidR="00863E1C" w:rsidRPr="00863E1C" w:rsidRDefault="00863E1C" w:rsidP="00863E1C">
            <w:r w:rsidRPr="00863E1C">
              <w:t>类型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712888B5" w14:textId="77777777" w:rsidR="00863E1C" w:rsidRPr="00863E1C" w:rsidRDefault="00863E1C" w:rsidP="00863E1C">
            <w:r w:rsidRPr="00863E1C">
              <w:t>是否必填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3B118376" w14:textId="77777777" w:rsidR="00863E1C" w:rsidRPr="00863E1C" w:rsidRDefault="00863E1C" w:rsidP="00863E1C">
            <w:r w:rsidRPr="00863E1C">
              <w:t>备注</w:t>
            </w:r>
          </w:p>
        </w:tc>
      </w:tr>
      <w:tr w:rsidR="00863E1C" w:rsidRPr="00863E1C" w14:paraId="363D2846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08453BAC" w14:textId="77777777" w:rsidR="00863E1C" w:rsidRPr="00863E1C" w:rsidRDefault="00863E1C" w:rsidP="00863E1C">
            <w:proofErr w:type="spellStart"/>
            <w:r w:rsidRPr="00863E1C">
              <w:t>orderStatus</w:t>
            </w:r>
            <w:proofErr w:type="spellEnd"/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630EE91C" w14:textId="77777777" w:rsidR="00863E1C" w:rsidRPr="00863E1C" w:rsidRDefault="00863E1C" w:rsidP="00863E1C">
            <w:r w:rsidRPr="00863E1C">
              <w:t>订单状态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4E11B6C8" w14:textId="77777777" w:rsidR="00863E1C" w:rsidRPr="00863E1C" w:rsidRDefault="00863E1C" w:rsidP="00863E1C">
            <w:r w:rsidRPr="00863E1C">
              <w:t>Int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189DE7CE" w14:textId="77777777" w:rsidR="00863E1C" w:rsidRPr="00863E1C" w:rsidRDefault="00863E1C" w:rsidP="00863E1C">
            <w:r w:rsidRPr="00863E1C">
              <w:t>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7CD298CF" w14:textId="77777777" w:rsidR="00863E1C" w:rsidRPr="00863E1C" w:rsidRDefault="00863E1C" w:rsidP="00863E1C">
            <w:r w:rsidRPr="00863E1C">
              <w:t>返回订单的充值状态：0 表示购买成功，</w:t>
            </w:r>
            <w:del w:id="0" w:author="Unknown">
              <w:r w:rsidRPr="00863E1C">
                <w:delText>2 表示购买失败</w:delText>
              </w:r>
            </w:del>
          </w:p>
        </w:tc>
      </w:tr>
      <w:tr w:rsidR="00863E1C" w:rsidRPr="00863E1C" w14:paraId="06D3FBB6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633ECEA2" w14:textId="77777777" w:rsidR="00863E1C" w:rsidRPr="00863E1C" w:rsidRDefault="00863E1C" w:rsidP="00863E1C">
            <w:proofErr w:type="spellStart"/>
            <w:r w:rsidRPr="00863E1C">
              <w:t>cardinfos</w:t>
            </w:r>
            <w:proofErr w:type="spellEnd"/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7B8A0872" w14:textId="77777777" w:rsidR="00863E1C" w:rsidRPr="00863E1C" w:rsidRDefault="00863E1C" w:rsidP="00863E1C">
            <w:r w:rsidRPr="00863E1C">
              <w:t>订单成功，返回</w:t>
            </w:r>
            <w:proofErr w:type="gramStart"/>
            <w:r w:rsidRPr="00863E1C">
              <w:t>的卡密组</w:t>
            </w:r>
            <w:proofErr w:type="gramEnd"/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7972F752" w14:textId="77777777" w:rsidR="00863E1C" w:rsidRPr="00863E1C" w:rsidRDefault="00863E1C" w:rsidP="00863E1C">
            <w:r w:rsidRPr="00863E1C">
              <w:t>JSON数组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4A86F302" w14:textId="77777777" w:rsidR="00863E1C" w:rsidRPr="00863E1C" w:rsidRDefault="00863E1C" w:rsidP="00863E1C">
            <w:r w:rsidRPr="00863E1C">
              <w:t>卡密类型必填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3625750F" w14:textId="77777777" w:rsidR="00863E1C" w:rsidRPr="00863E1C" w:rsidRDefault="00863E1C" w:rsidP="00863E1C">
            <w:r w:rsidRPr="00863E1C">
              <w:t>订单购买成功，返回卡密组。</w:t>
            </w:r>
          </w:p>
          <w:p w14:paraId="5608986A" w14:textId="77777777" w:rsidR="00863E1C" w:rsidRPr="00863E1C" w:rsidRDefault="00863E1C" w:rsidP="00863E1C">
            <w:r w:rsidRPr="00863E1C">
              <w:t>卡密类型必填，缺失卡密将导致订单状态无法流转到成功；</w:t>
            </w:r>
          </w:p>
          <w:p w14:paraId="22CBFDCA" w14:textId="77777777" w:rsidR="00863E1C" w:rsidRPr="00863E1C" w:rsidRDefault="00863E1C" w:rsidP="00863E1C">
            <w:r w:rsidRPr="00863E1C">
              <w:t>购买数量为N件时，确保所有N</w:t>
            </w:r>
            <w:proofErr w:type="gramStart"/>
            <w:r w:rsidRPr="00863E1C">
              <w:t>个</w:t>
            </w:r>
            <w:proofErr w:type="gramEnd"/>
            <w:r w:rsidRPr="00863E1C">
              <w:t>卡密均完备后整体返回</w:t>
            </w:r>
          </w:p>
        </w:tc>
      </w:tr>
    </w:tbl>
    <w:p w14:paraId="0D6C39FB" w14:textId="77777777" w:rsidR="00863E1C" w:rsidRPr="00863E1C" w:rsidRDefault="00863E1C" w:rsidP="00863E1C">
      <w:proofErr w:type="spellStart"/>
      <w:r w:rsidRPr="00863E1C">
        <w:t>cardinfos</w:t>
      </w:r>
      <w:proofErr w:type="spellEnd"/>
      <w:r w:rsidRPr="00863E1C">
        <w:t xml:space="preserve"> </w:t>
      </w:r>
      <w:proofErr w:type="spellStart"/>
      <w:r w:rsidRPr="00863E1C">
        <w:t>json</w:t>
      </w:r>
      <w:proofErr w:type="spellEnd"/>
      <w:r w:rsidRPr="00863E1C">
        <w:t>元素说明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1545"/>
        <w:gridCol w:w="1668"/>
        <w:gridCol w:w="1545"/>
        <w:gridCol w:w="1704"/>
      </w:tblGrid>
      <w:tr w:rsidR="00863E1C" w:rsidRPr="00863E1C" w14:paraId="1E24A2ED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0BF902E4" w14:textId="77777777" w:rsidR="00863E1C" w:rsidRPr="00863E1C" w:rsidRDefault="00863E1C" w:rsidP="00863E1C">
            <w:r w:rsidRPr="00863E1C">
              <w:t>参数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6AF09AD9" w14:textId="77777777" w:rsidR="00863E1C" w:rsidRPr="00863E1C" w:rsidRDefault="00863E1C" w:rsidP="00863E1C">
            <w:r w:rsidRPr="00863E1C">
              <w:t>含义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2B71759D" w14:textId="77777777" w:rsidR="00863E1C" w:rsidRPr="00863E1C" w:rsidRDefault="00863E1C" w:rsidP="00863E1C">
            <w:r w:rsidRPr="00863E1C">
              <w:t>类型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3AB9C866" w14:textId="77777777" w:rsidR="00863E1C" w:rsidRPr="00863E1C" w:rsidRDefault="00863E1C" w:rsidP="00863E1C">
            <w:r w:rsidRPr="00863E1C">
              <w:t>是否必填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0449CC06" w14:textId="77777777" w:rsidR="00863E1C" w:rsidRPr="00863E1C" w:rsidRDefault="00863E1C" w:rsidP="00863E1C">
            <w:r w:rsidRPr="00863E1C">
              <w:t>备注</w:t>
            </w:r>
          </w:p>
        </w:tc>
      </w:tr>
      <w:tr w:rsidR="00863E1C" w:rsidRPr="00863E1C" w14:paraId="78E0B88F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7E8B2008" w14:textId="77777777" w:rsidR="00863E1C" w:rsidRPr="00863E1C" w:rsidRDefault="00863E1C" w:rsidP="00863E1C">
            <w:proofErr w:type="spellStart"/>
            <w:r w:rsidRPr="00863E1C">
              <w:t>cardno</w:t>
            </w:r>
            <w:proofErr w:type="spellEnd"/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3A58CD1D" w14:textId="77777777" w:rsidR="00863E1C" w:rsidRPr="00863E1C" w:rsidRDefault="00863E1C" w:rsidP="00863E1C">
            <w:r w:rsidRPr="00863E1C">
              <w:t>卡密卡号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7BC1B543" w14:textId="77777777" w:rsidR="00863E1C" w:rsidRPr="00863E1C" w:rsidRDefault="00863E1C" w:rsidP="00863E1C">
            <w:r w:rsidRPr="00863E1C">
              <w:t>String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5153C27A" w14:textId="77777777" w:rsidR="00863E1C" w:rsidRPr="00863E1C" w:rsidRDefault="00863E1C" w:rsidP="00863E1C">
            <w:r w:rsidRPr="00863E1C">
              <w:t>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155894F8" w14:textId="77777777" w:rsidR="00863E1C" w:rsidRPr="00863E1C" w:rsidRDefault="00863E1C" w:rsidP="00863E1C">
            <w:r w:rsidRPr="00863E1C">
              <w:t>订单成功时返回</w:t>
            </w:r>
            <w:r w:rsidRPr="00863E1C">
              <w:lastRenderedPageBreak/>
              <w:t>的卡号，长度约束：不得大于200字节;</w:t>
            </w:r>
          </w:p>
          <w:p w14:paraId="0257AEFC" w14:textId="77777777" w:rsidR="00863E1C" w:rsidRPr="00863E1C" w:rsidRDefault="00863E1C" w:rsidP="00863E1C">
            <w:r w:rsidRPr="00863E1C">
              <w:t>不支持汉字等字符，只支持英文字母、数字、-、_组合</w:t>
            </w:r>
          </w:p>
        </w:tc>
      </w:tr>
      <w:tr w:rsidR="00863E1C" w:rsidRPr="00863E1C" w14:paraId="5539BE3D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60153CF0" w14:textId="77777777" w:rsidR="00863E1C" w:rsidRPr="00863E1C" w:rsidRDefault="00863E1C" w:rsidP="00863E1C">
            <w:proofErr w:type="spellStart"/>
            <w:r w:rsidRPr="00863E1C">
              <w:lastRenderedPageBreak/>
              <w:t>cardpass</w:t>
            </w:r>
            <w:proofErr w:type="spellEnd"/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29CF9ED4" w14:textId="77777777" w:rsidR="00863E1C" w:rsidRPr="00863E1C" w:rsidRDefault="00863E1C" w:rsidP="00863E1C">
            <w:r w:rsidRPr="00863E1C">
              <w:t>卡密密码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1D0CE41D" w14:textId="77777777" w:rsidR="00863E1C" w:rsidRPr="00863E1C" w:rsidRDefault="00863E1C" w:rsidP="00863E1C">
            <w:r w:rsidRPr="00863E1C">
              <w:t>String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1297EFC0" w14:textId="77777777" w:rsidR="00863E1C" w:rsidRPr="00863E1C" w:rsidRDefault="00863E1C" w:rsidP="00863E1C">
            <w:r w:rsidRPr="00863E1C">
              <w:t>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69D5499A" w14:textId="77777777" w:rsidR="00863E1C" w:rsidRPr="00863E1C" w:rsidRDefault="00863E1C" w:rsidP="00863E1C">
            <w:r w:rsidRPr="00863E1C">
              <w:t>订单成功时返回的卡密，长度约束：不得大于5000字节;</w:t>
            </w:r>
          </w:p>
          <w:p w14:paraId="36758345" w14:textId="77777777" w:rsidR="00863E1C" w:rsidRPr="00863E1C" w:rsidRDefault="00863E1C" w:rsidP="00863E1C">
            <w:r w:rsidRPr="00863E1C">
              <w:t>只支持英文字母、数字、-、_等ASCII码组合</w:t>
            </w:r>
          </w:p>
        </w:tc>
      </w:tr>
      <w:tr w:rsidR="00863E1C" w:rsidRPr="00863E1C" w14:paraId="26F739FB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234411A3" w14:textId="77777777" w:rsidR="00863E1C" w:rsidRPr="00863E1C" w:rsidRDefault="00863E1C" w:rsidP="00863E1C">
            <w:proofErr w:type="spellStart"/>
            <w:r w:rsidRPr="00863E1C">
              <w:t>expiretime</w:t>
            </w:r>
            <w:proofErr w:type="spellEnd"/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05656E23" w14:textId="77777777" w:rsidR="00863E1C" w:rsidRPr="00863E1C" w:rsidRDefault="00863E1C" w:rsidP="00863E1C">
            <w:r w:rsidRPr="00863E1C">
              <w:t>卡密过期时间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1F3EF8FA" w14:textId="77777777" w:rsidR="00863E1C" w:rsidRPr="00863E1C" w:rsidRDefault="00863E1C" w:rsidP="00863E1C">
            <w:r w:rsidRPr="00863E1C">
              <w:t>String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4DE25481" w14:textId="77777777" w:rsidR="00863E1C" w:rsidRPr="00863E1C" w:rsidRDefault="00863E1C" w:rsidP="00863E1C"/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7ED0AFDA" w14:textId="77777777" w:rsidR="00863E1C" w:rsidRPr="00863E1C" w:rsidRDefault="00863E1C" w:rsidP="00863E1C">
            <w:r w:rsidRPr="00863E1C">
              <w:t>如：2013-12-01</w:t>
            </w:r>
          </w:p>
        </w:tc>
      </w:tr>
    </w:tbl>
    <w:p w14:paraId="7578085B" w14:textId="77777777" w:rsidR="00863E1C" w:rsidRPr="00863E1C" w:rsidRDefault="00863E1C" w:rsidP="00863E1C">
      <w:pPr>
        <w:rPr>
          <w:b/>
          <w:bCs/>
        </w:rPr>
      </w:pPr>
      <w:r w:rsidRPr="00863E1C">
        <w:rPr>
          <w:b/>
          <w:bCs/>
        </w:rPr>
        <w:t xml:space="preserve">2.5 </w:t>
      </w:r>
      <w:proofErr w:type="gramStart"/>
      <w:r w:rsidRPr="00863E1C">
        <w:rPr>
          <w:b/>
          <w:bCs/>
        </w:rPr>
        <w:t>身份价</w:t>
      </w:r>
      <w:proofErr w:type="gramEnd"/>
      <w:r w:rsidRPr="00863E1C">
        <w:rPr>
          <w:b/>
          <w:bCs/>
        </w:rPr>
        <w:t>接口</w:t>
      </w:r>
    </w:p>
    <w:p w14:paraId="18E5716A" w14:textId="77777777" w:rsidR="00863E1C" w:rsidRPr="00863E1C" w:rsidRDefault="00863E1C" w:rsidP="00863E1C">
      <w:pPr>
        <w:rPr>
          <w:b/>
          <w:bCs/>
        </w:rPr>
      </w:pPr>
      <w:r w:rsidRPr="00863E1C">
        <w:rPr>
          <w:b/>
          <w:bCs/>
        </w:rPr>
        <w:t>2.5.1</w:t>
      </w:r>
      <w:proofErr w:type="gramStart"/>
      <w:r w:rsidRPr="00863E1C">
        <w:rPr>
          <w:b/>
          <w:bCs/>
        </w:rPr>
        <w:t>身份价</w:t>
      </w:r>
      <w:proofErr w:type="gramEnd"/>
      <w:r w:rsidRPr="00863E1C">
        <w:rPr>
          <w:b/>
          <w:bCs/>
        </w:rPr>
        <w:t>接口</w:t>
      </w:r>
    </w:p>
    <w:p w14:paraId="353CA7C8" w14:textId="77777777" w:rsidR="00863E1C" w:rsidRPr="00863E1C" w:rsidRDefault="00863E1C" w:rsidP="00863E1C">
      <w:r w:rsidRPr="00863E1C">
        <w:t>合作商家提供给京东用于校验账户是否为品牌新人、360天召回新人等身份标签，对于</w:t>
      </w:r>
      <w:proofErr w:type="gramStart"/>
      <w:r w:rsidRPr="00863E1C">
        <w:t>连包续费</w:t>
      </w:r>
      <w:proofErr w:type="gramEnd"/>
      <w:r w:rsidRPr="00863E1C">
        <w:t>商品，命中身份标签的用户可享受商家或运营配置的优惠价格。具体优惠配置商家可通过4.7中【自动续费商品管理】进行配置。</w:t>
      </w:r>
    </w:p>
    <w:p w14:paraId="72FD66F0" w14:textId="77777777" w:rsidR="00863E1C" w:rsidRPr="00863E1C" w:rsidRDefault="00863E1C" w:rsidP="00863E1C">
      <w:pPr>
        <w:rPr>
          <w:b/>
          <w:bCs/>
        </w:rPr>
      </w:pPr>
      <w:r w:rsidRPr="00863E1C">
        <w:rPr>
          <w:b/>
          <w:bCs/>
        </w:rPr>
        <w:t>2.5.1.1请求消息体参数说明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1"/>
        <w:gridCol w:w="1493"/>
        <w:gridCol w:w="1536"/>
        <w:gridCol w:w="1388"/>
        <w:gridCol w:w="2112"/>
      </w:tblGrid>
      <w:tr w:rsidR="00863E1C" w:rsidRPr="00863E1C" w14:paraId="160DB2CE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7E6309BB" w14:textId="77777777" w:rsidR="00863E1C" w:rsidRPr="00863E1C" w:rsidRDefault="00863E1C" w:rsidP="00863E1C">
            <w:r w:rsidRPr="00863E1C">
              <w:t>参数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38795793" w14:textId="77777777" w:rsidR="00863E1C" w:rsidRPr="00863E1C" w:rsidRDefault="00863E1C" w:rsidP="00863E1C">
            <w:r w:rsidRPr="00863E1C">
              <w:t>含义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222179FF" w14:textId="77777777" w:rsidR="00863E1C" w:rsidRPr="00863E1C" w:rsidRDefault="00863E1C" w:rsidP="00863E1C">
            <w:r w:rsidRPr="00863E1C">
              <w:t>类型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7951EC12" w14:textId="77777777" w:rsidR="00863E1C" w:rsidRPr="00863E1C" w:rsidRDefault="00863E1C" w:rsidP="00863E1C">
            <w:r w:rsidRPr="00863E1C">
              <w:t>是否必填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56DA76D5" w14:textId="77777777" w:rsidR="00863E1C" w:rsidRPr="00863E1C" w:rsidRDefault="00863E1C" w:rsidP="00863E1C">
            <w:r w:rsidRPr="00863E1C">
              <w:t>备注</w:t>
            </w:r>
          </w:p>
        </w:tc>
      </w:tr>
      <w:tr w:rsidR="00863E1C" w:rsidRPr="00863E1C" w14:paraId="54B998D7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2691521E" w14:textId="77777777" w:rsidR="00863E1C" w:rsidRPr="00863E1C" w:rsidRDefault="00863E1C" w:rsidP="00863E1C">
            <w:r w:rsidRPr="00863E1C">
              <w:t>data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3008151A" w14:textId="77777777" w:rsidR="00863E1C" w:rsidRPr="00863E1C" w:rsidRDefault="00863E1C" w:rsidP="00863E1C">
            <w:r w:rsidRPr="00863E1C">
              <w:t>业务数据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411E55DF" w14:textId="77777777" w:rsidR="00863E1C" w:rsidRPr="00863E1C" w:rsidRDefault="00863E1C" w:rsidP="00863E1C">
            <w:r w:rsidRPr="00863E1C">
              <w:t>String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43D1142B" w14:textId="77777777" w:rsidR="00863E1C" w:rsidRPr="00863E1C" w:rsidRDefault="00863E1C" w:rsidP="00863E1C">
            <w:r w:rsidRPr="00863E1C">
              <w:t>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46FF8C63" w14:textId="77777777" w:rsidR="00863E1C" w:rsidRPr="00863E1C" w:rsidRDefault="00863E1C" w:rsidP="00863E1C">
            <w:r w:rsidRPr="00863E1C">
              <w:t>对</w:t>
            </w:r>
            <w:proofErr w:type="spellStart"/>
            <w:r w:rsidRPr="00863E1C">
              <w:t>json</w:t>
            </w:r>
            <w:proofErr w:type="spellEnd"/>
            <w:r w:rsidRPr="00863E1C">
              <w:t>格式的业务数据进行base64编码后的值。</w:t>
            </w:r>
          </w:p>
        </w:tc>
      </w:tr>
      <w:tr w:rsidR="00863E1C" w:rsidRPr="00863E1C" w14:paraId="7F95974A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5E6E9"/>
            <w:vAlign w:val="center"/>
            <w:hideMark/>
          </w:tcPr>
          <w:p w14:paraId="6F295901" w14:textId="77777777" w:rsidR="00863E1C" w:rsidRPr="00863E1C" w:rsidRDefault="00863E1C" w:rsidP="00863E1C">
            <w:r w:rsidRPr="00863E1C">
              <w:t>timestamp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5E6E9"/>
            <w:vAlign w:val="center"/>
            <w:hideMark/>
          </w:tcPr>
          <w:p w14:paraId="20486098" w14:textId="77777777" w:rsidR="00863E1C" w:rsidRPr="00863E1C" w:rsidRDefault="00863E1C" w:rsidP="00863E1C">
            <w:r w:rsidRPr="00863E1C">
              <w:t>当前时间戳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5E6E9"/>
            <w:vAlign w:val="center"/>
            <w:hideMark/>
          </w:tcPr>
          <w:p w14:paraId="13AE69FC" w14:textId="77777777" w:rsidR="00863E1C" w:rsidRPr="00863E1C" w:rsidRDefault="00863E1C" w:rsidP="00863E1C">
            <w:r w:rsidRPr="00863E1C">
              <w:t>String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5E6E9"/>
            <w:vAlign w:val="center"/>
            <w:hideMark/>
          </w:tcPr>
          <w:p w14:paraId="252495F5" w14:textId="77777777" w:rsidR="00863E1C" w:rsidRPr="00863E1C" w:rsidRDefault="00863E1C" w:rsidP="00863E1C">
            <w:r w:rsidRPr="00863E1C">
              <w:t>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5E6E9"/>
            <w:vAlign w:val="center"/>
            <w:hideMark/>
          </w:tcPr>
          <w:p w14:paraId="07998E55" w14:textId="77777777" w:rsidR="00863E1C" w:rsidRPr="00863E1C" w:rsidRDefault="00863E1C" w:rsidP="00863E1C">
            <w:r w:rsidRPr="00863E1C">
              <w:t>格式为</w:t>
            </w:r>
          </w:p>
          <w:p w14:paraId="28F5FA71" w14:textId="77777777" w:rsidR="00863E1C" w:rsidRPr="00863E1C" w:rsidRDefault="00863E1C" w:rsidP="00863E1C">
            <w:proofErr w:type="spellStart"/>
            <w:r w:rsidRPr="00863E1C">
              <w:t>yyyMMddHHmmss</w:t>
            </w:r>
            <w:proofErr w:type="spellEnd"/>
            <w:r w:rsidRPr="00863E1C">
              <w:t xml:space="preserve"> 4位年+2位月+2位日+2位时+2位分+2位秒</w:t>
            </w:r>
          </w:p>
        </w:tc>
      </w:tr>
      <w:tr w:rsidR="00863E1C" w:rsidRPr="00863E1C" w14:paraId="511CEFB5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5E6E9"/>
            <w:vAlign w:val="center"/>
            <w:hideMark/>
          </w:tcPr>
          <w:p w14:paraId="28D9F4B6" w14:textId="77777777" w:rsidR="00863E1C" w:rsidRPr="00863E1C" w:rsidRDefault="00863E1C" w:rsidP="00863E1C">
            <w:r w:rsidRPr="00863E1C">
              <w:t>sign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5E6E9"/>
            <w:vAlign w:val="center"/>
            <w:hideMark/>
          </w:tcPr>
          <w:p w14:paraId="4C8DA349" w14:textId="77777777" w:rsidR="00863E1C" w:rsidRPr="00863E1C" w:rsidRDefault="00863E1C" w:rsidP="00863E1C">
            <w:r w:rsidRPr="00863E1C">
              <w:t>MD5签名摘要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5E6E9"/>
            <w:vAlign w:val="center"/>
            <w:hideMark/>
          </w:tcPr>
          <w:p w14:paraId="70BE180F" w14:textId="77777777" w:rsidR="00863E1C" w:rsidRPr="00863E1C" w:rsidRDefault="00863E1C" w:rsidP="00863E1C">
            <w:r w:rsidRPr="00863E1C">
              <w:t>String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5E6E9"/>
            <w:vAlign w:val="center"/>
            <w:hideMark/>
          </w:tcPr>
          <w:p w14:paraId="47ADF0E8" w14:textId="77777777" w:rsidR="00863E1C" w:rsidRPr="00863E1C" w:rsidRDefault="00863E1C" w:rsidP="00863E1C">
            <w:r w:rsidRPr="00863E1C">
              <w:t>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5E6E9"/>
            <w:vAlign w:val="center"/>
            <w:hideMark/>
          </w:tcPr>
          <w:p w14:paraId="76FFDF0D" w14:textId="77777777" w:rsidR="00863E1C" w:rsidRPr="00863E1C" w:rsidRDefault="00863E1C" w:rsidP="00863E1C"/>
        </w:tc>
      </w:tr>
      <w:tr w:rsidR="00863E1C" w:rsidRPr="00863E1C" w14:paraId="57DE4F92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5E24C181" w14:textId="77777777" w:rsidR="00863E1C" w:rsidRPr="00863E1C" w:rsidRDefault="00863E1C" w:rsidP="00863E1C">
            <w:proofErr w:type="spellStart"/>
            <w:r w:rsidRPr="00863E1C">
              <w:lastRenderedPageBreak/>
              <w:t>customerId</w:t>
            </w:r>
            <w:proofErr w:type="spellEnd"/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43204808" w14:textId="77777777" w:rsidR="00863E1C" w:rsidRPr="00863E1C" w:rsidRDefault="00863E1C" w:rsidP="00863E1C">
            <w:r w:rsidRPr="00863E1C">
              <w:t>商家编号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48783066" w14:textId="77777777" w:rsidR="00863E1C" w:rsidRPr="00863E1C" w:rsidRDefault="00863E1C" w:rsidP="00863E1C">
            <w:r w:rsidRPr="00863E1C">
              <w:t>Long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45E59C8F" w14:textId="77777777" w:rsidR="00863E1C" w:rsidRPr="00863E1C" w:rsidRDefault="00863E1C" w:rsidP="00863E1C">
            <w:r w:rsidRPr="00863E1C">
              <w:t>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14B3FC2F" w14:textId="77777777" w:rsidR="00863E1C" w:rsidRPr="00863E1C" w:rsidRDefault="00863E1C" w:rsidP="00863E1C">
            <w:r w:rsidRPr="00863E1C">
              <w:t>商家编号由京东商城提供</w:t>
            </w:r>
          </w:p>
        </w:tc>
      </w:tr>
      <w:tr w:rsidR="00863E1C" w:rsidRPr="00863E1C" w14:paraId="2ACA2A5E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069F6C3C" w14:textId="77777777" w:rsidR="00863E1C" w:rsidRPr="00863E1C" w:rsidRDefault="00863E1C" w:rsidP="00863E1C">
            <w:r w:rsidRPr="00863E1C">
              <w:t>version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2D07E542" w14:textId="77777777" w:rsidR="00863E1C" w:rsidRPr="00863E1C" w:rsidRDefault="00863E1C" w:rsidP="00863E1C">
            <w:r w:rsidRPr="00863E1C">
              <w:t>接口版本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22F2D5F1" w14:textId="77777777" w:rsidR="00863E1C" w:rsidRPr="00863E1C" w:rsidRDefault="00863E1C" w:rsidP="00863E1C">
            <w:r w:rsidRPr="00863E1C">
              <w:t>String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59064488" w14:textId="77777777" w:rsidR="00863E1C" w:rsidRPr="00863E1C" w:rsidRDefault="00863E1C" w:rsidP="00863E1C"/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60800845" w14:textId="77777777" w:rsidR="00863E1C" w:rsidRPr="00863E1C" w:rsidRDefault="00863E1C" w:rsidP="00863E1C">
            <w:r w:rsidRPr="00863E1C">
              <w:t>该参数暂时不使用</w:t>
            </w:r>
          </w:p>
        </w:tc>
      </w:tr>
      <w:tr w:rsidR="00863E1C" w:rsidRPr="00863E1C" w14:paraId="6436DAE3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C80FD2" w14:textId="77777777" w:rsidR="00863E1C" w:rsidRPr="00863E1C" w:rsidRDefault="00863E1C" w:rsidP="00863E1C"/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13C38F" w14:textId="77777777" w:rsidR="00863E1C" w:rsidRPr="00863E1C" w:rsidRDefault="00863E1C" w:rsidP="00863E1C"/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41F75F" w14:textId="77777777" w:rsidR="00863E1C" w:rsidRPr="00863E1C" w:rsidRDefault="00863E1C" w:rsidP="00863E1C"/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BC0115" w14:textId="77777777" w:rsidR="00863E1C" w:rsidRPr="00863E1C" w:rsidRDefault="00863E1C" w:rsidP="00863E1C"/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8248FD" w14:textId="77777777" w:rsidR="00863E1C" w:rsidRPr="00863E1C" w:rsidRDefault="00863E1C" w:rsidP="00863E1C"/>
        </w:tc>
      </w:tr>
    </w:tbl>
    <w:p w14:paraId="27783386" w14:textId="77777777" w:rsidR="00863E1C" w:rsidRPr="00863E1C" w:rsidRDefault="00863E1C" w:rsidP="00863E1C">
      <w:pPr>
        <w:rPr>
          <w:b/>
          <w:bCs/>
        </w:rPr>
      </w:pPr>
      <w:r w:rsidRPr="00863E1C">
        <w:rPr>
          <w:b/>
          <w:bCs/>
        </w:rPr>
        <w:t>2.5.1.2业务数据 JSON的格式说明</w:t>
      </w:r>
    </w:p>
    <w:p w14:paraId="495D5539" w14:textId="77777777" w:rsidR="00863E1C" w:rsidRPr="00863E1C" w:rsidRDefault="00863E1C" w:rsidP="00863E1C">
      <w:r w:rsidRPr="00863E1C">
        <w:t>业务数据例子 (消息体中参数data为对该业务数据</w:t>
      </w:r>
      <w:proofErr w:type="spellStart"/>
      <w:r w:rsidRPr="00863E1C">
        <w:t>json</w:t>
      </w:r>
      <w:proofErr w:type="spellEnd"/>
      <w:r w:rsidRPr="00863E1C">
        <w:t>串base64之后的值)</w:t>
      </w:r>
    </w:p>
    <w:p w14:paraId="1C9B58BB" w14:textId="77777777" w:rsidR="00863E1C" w:rsidRPr="00863E1C" w:rsidRDefault="00863E1C" w:rsidP="00863E1C">
      <w:r w:rsidRPr="00863E1C">
        <w:t>{"brandType":"1","gameAccount":"18102212033","userIp":"127.0.</w:t>
      </w:r>
      <w:proofErr w:type="gramStart"/>
      <w:r w:rsidRPr="00863E1C">
        <w:t>0.1"}data:=base64({</w:t>
      </w:r>
      <w:proofErr w:type="gramEnd"/>
      <w:r w:rsidRPr="00863E1C">
        <w:t>"brandType":"1","gameAccount":"18102212033","userIp":"127.0.0.1"</w:t>
      </w:r>
      <w:proofErr w:type="gramStart"/>
      <w:r w:rsidRPr="00863E1C">
        <w:t>} )</w:t>
      </w:r>
      <w:proofErr w:type="gramEnd"/>
    </w:p>
    <w:p w14:paraId="0EA7BC6D" w14:textId="77777777" w:rsidR="00863E1C" w:rsidRPr="00863E1C" w:rsidRDefault="00863E1C" w:rsidP="00863E1C">
      <w:r w:rsidRPr="00863E1C">
        <w:t>业务参数字段说明</w:t>
      </w:r>
    </w:p>
    <w:p w14:paraId="53F467CE" w14:textId="77777777" w:rsidR="00863E1C" w:rsidRPr="00863E1C" w:rsidRDefault="00863E1C" w:rsidP="00863E1C">
      <w:proofErr w:type="gramStart"/>
      <w:r w:rsidRPr="00863E1C">
        <w:t>base64({</w:t>
      </w:r>
      <w:proofErr w:type="gramEnd"/>
    </w:p>
    <w:p w14:paraId="623F2B3E" w14:textId="77777777" w:rsidR="00863E1C" w:rsidRPr="00863E1C" w:rsidRDefault="00863E1C" w:rsidP="00863E1C">
      <w:r w:rsidRPr="00863E1C">
        <w:t>  "</w:t>
      </w:r>
      <w:proofErr w:type="spellStart"/>
      <w:r w:rsidRPr="00863E1C">
        <w:t>brandType</w:t>
      </w:r>
      <w:proofErr w:type="spellEnd"/>
      <w:r w:rsidRPr="00863E1C">
        <w:t>": "1",</w:t>
      </w:r>
    </w:p>
    <w:p w14:paraId="2C6AC876" w14:textId="77777777" w:rsidR="00863E1C" w:rsidRPr="00863E1C" w:rsidRDefault="00863E1C" w:rsidP="00863E1C">
      <w:r w:rsidRPr="00863E1C">
        <w:t>"</w:t>
      </w:r>
      <w:proofErr w:type="spellStart"/>
      <w:r w:rsidRPr="00863E1C">
        <w:t>gameAccount</w:t>
      </w:r>
      <w:proofErr w:type="spellEnd"/>
      <w:r w:rsidRPr="00863E1C">
        <w:t>": "账户",</w:t>
      </w:r>
    </w:p>
    <w:p w14:paraId="17990FAA" w14:textId="77777777" w:rsidR="00863E1C" w:rsidRPr="00863E1C" w:rsidRDefault="00863E1C" w:rsidP="00863E1C">
      <w:r w:rsidRPr="00863E1C">
        <w:t>   "</w:t>
      </w:r>
      <w:proofErr w:type="spellStart"/>
      <w:r w:rsidRPr="00863E1C">
        <w:t>userIp</w:t>
      </w:r>
      <w:proofErr w:type="spellEnd"/>
      <w:r w:rsidRPr="00863E1C">
        <w:t>": "127.0.0.1"</w:t>
      </w:r>
    </w:p>
    <w:p w14:paraId="65FABA75" w14:textId="77777777" w:rsidR="00863E1C" w:rsidRPr="00863E1C" w:rsidRDefault="00863E1C" w:rsidP="00863E1C">
      <w:r w:rsidRPr="00863E1C">
        <w:t>})</w:t>
      </w:r>
    </w:p>
    <w:p w14:paraId="5ED00234" w14:textId="77777777" w:rsidR="00863E1C" w:rsidRPr="00863E1C" w:rsidRDefault="00863E1C" w:rsidP="00863E1C">
      <w:r w:rsidRPr="00863E1C">
        <w:t>业务参数各字段说明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3"/>
        <w:gridCol w:w="1236"/>
        <w:gridCol w:w="2212"/>
        <w:gridCol w:w="1185"/>
        <w:gridCol w:w="1794"/>
      </w:tblGrid>
      <w:tr w:rsidR="00863E1C" w:rsidRPr="00863E1C" w14:paraId="6EF8E1E4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6CF16DB6" w14:textId="77777777" w:rsidR="00863E1C" w:rsidRPr="00863E1C" w:rsidRDefault="00863E1C" w:rsidP="00863E1C">
            <w:r w:rsidRPr="00863E1C">
              <w:t>参数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050AE3BF" w14:textId="77777777" w:rsidR="00863E1C" w:rsidRPr="00863E1C" w:rsidRDefault="00863E1C" w:rsidP="00863E1C">
            <w:r w:rsidRPr="00863E1C">
              <w:t>含义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0DCFB6FC" w14:textId="77777777" w:rsidR="00863E1C" w:rsidRPr="00863E1C" w:rsidRDefault="00863E1C" w:rsidP="00863E1C">
            <w:r w:rsidRPr="00863E1C">
              <w:t>类型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74AB958B" w14:textId="77777777" w:rsidR="00863E1C" w:rsidRPr="00863E1C" w:rsidRDefault="00863E1C" w:rsidP="00863E1C">
            <w:r w:rsidRPr="00863E1C">
              <w:t>是否必填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7594F7F1" w14:textId="77777777" w:rsidR="00863E1C" w:rsidRPr="00863E1C" w:rsidRDefault="00863E1C" w:rsidP="00863E1C">
            <w:r w:rsidRPr="00863E1C">
              <w:t>备注</w:t>
            </w:r>
          </w:p>
        </w:tc>
      </w:tr>
      <w:tr w:rsidR="00863E1C" w:rsidRPr="00863E1C" w14:paraId="116CB037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5CFEE615" w14:textId="77777777" w:rsidR="00863E1C" w:rsidRPr="00863E1C" w:rsidRDefault="00863E1C" w:rsidP="00863E1C">
            <w:proofErr w:type="spellStart"/>
            <w:r w:rsidRPr="00863E1C">
              <w:t>userIp</w:t>
            </w:r>
            <w:proofErr w:type="spellEnd"/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39CD9004" w14:textId="77777777" w:rsidR="00863E1C" w:rsidRPr="00863E1C" w:rsidRDefault="00863E1C" w:rsidP="00863E1C">
            <w:r w:rsidRPr="00863E1C">
              <w:t>用户</w:t>
            </w:r>
            <w:proofErr w:type="spellStart"/>
            <w:r w:rsidRPr="00863E1C">
              <w:t>ip</w:t>
            </w:r>
            <w:proofErr w:type="spellEnd"/>
            <w:r w:rsidRPr="00863E1C">
              <w:t>地址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1E1AC1DF" w14:textId="77777777" w:rsidR="00863E1C" w:rsidRPr="00863E1C" w:rsidRDefault="00863E1C" w:rsidP="00863E1C">
            <w:r w:rsidRPr="00863E1C">
              <w:t>String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038C4861" w14:textId="77777777" w:rsidR="00863E1C" w:rsidRPr="00863E1C" w:rsidRDefault="00863E1C" w:rsidP="00863E1C">
            <w:r w:rsidRPr="00863E1C">
              <w:t>否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37C165D7" w14:textId="77777777" w:rsidR="00863E1C" w:rsidRPr="00863E1C" w:rsidRDefault="00863E1C" w:rsidP="00863E1C">
            <w:r w:rsidRPr="00863E1C">
              <w:t>如：10.124.134.25</w:t>
            </w:r>
          </w:p>
        </w:tc>
      </w:tr>
      <w:tr w:rsidR="00863E1C" w:rsidRPr="00863E1C" w14:paraId="2B4FEB23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11B0EFEC" w14:textId="77777777" w:rsidR="00863E1C" w:rsidRPr="00863E1C" w:rsidRDefault="00863E1C" w:rsidP="00863E1C">
            <w:proofErr w:type="spellStart"/>
            <w:r w:rsidRPr="00863E1C">
              <w:t>brandType</w:t>
            </w:r>
            <w:proofErr w:type="spellEnd"/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4BF0DE37" w14:textId="77777777" w:rsidR="00863E1C" w:rsidRPr="00863E1C" w:rsidRDefault="00863E1C" w:rsidP="00863E1C">
            <w:r w:rsidRPr="00863E1C">
              <w:t>品牌类型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7289C7A2" w14:textId="77777777" w:rsidR="00863E1C" w:rsidRPr="00863E1C" w:rsidRDefault="00863E1C" w:rsidP="00863E1C">
            <w:r w:rsidRPr="00863E1C">
              <w:t>int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2ABC8205" w14:textId="77777777" w:rsidR="00863E1C" w:rsidRPr="00863E1C" w:rsidRDefault="00863E1C" w:rsidP="00863E1C">
            <w:r w:rsidRPr="00863E1C">
              <w:t>否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1CD4D083" w14:textId="77777777" w:rsidR="00863E1C" w:rsidRPr="00863E1C" w:rsidRDefault="00863E1C" w:rsidP="00863E1C">
            <w:r w:rsidRPr="00863E1C">
              <w:t xml:space="preserve">如：101 </w:t>
            </w:r>
            <w:hyperlink w:anchor="_4.3_品牌类型信息" w:history="1">
              <w:r w:rsidRPr="00863E1C">
                <w:rPr>
                  <w:rStyle w:val="ae"/>
                </w:rPr>
                <w:t>品牌类信息</w:t>
              </w:r>
            </w:hyperlink>
          </w:p>
        </w:tc>
      </w:tr>
      <w:tr w:rsidR="00863E1C" w:rsidRPr="00863E1C" w14:paraId="3E6A6D4F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33FC6460" w14:textId="77777777" w:rsidR="00863E1C" w:rsidRPr="00863E1C" w:rsidRDefault="00863E1C" w:rsidP="00863E1C">
            <w:proofErr w:type="spellStart"/>
            <w:r w:rsidRPr="00863E1C">
              <w:t>gameAccount</w:t>
            </w:r>
            <w:proofErr w:type="spellEnd"/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74A3755D" w14:textId="77777777" w:rsidR="00863E1C" w:rsidRPr="00863E1C" w:rsidRDefault="00863E1C" w:rsidP="00863E1C">
            <w:r w:rsidRPr="00863E1C">
              <w:t>充值</w:t>
            </w:r>
            <w:proofErr w:type="gramStart"/>
            <w:r w:rsidRPr="00863E1C">
              <w:t>帐号</w:t>
            </w:r>
            <w:proofErr w:type="gramEnd"/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3DDA5D5B" w14:textId="77777777" w:rsidR="00863E1C" w:rsidRPr="00863E1C" w:rsidRDefault="00863E1C" w:rsidP="00863E1C">
            <w:r w:rsidRPr="00863E1C">
              <w:t>String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7D3C4D89" w14:textId="77777777" w:rsidR="00863E1C" w:rsidRPr="00863E1C" w:rsidRDefault="00863E1C" w:rsidP="00863E1C">
            <w:r w:rsidRPr="00863E1C">
              <w:t>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0D778D0A" w14:textId="77777777" w:rsidR="00863E1C" w:rsidRPr="00863E1C" w:rsidRDefault="00863E1C" w:rsidP="00863E1C">
            <w:r w:rsidRPr="00863E1C">
              <w:t>充值账号，手机号、通行证、QQ号等</w:t>
            </w:r>
          </w:p>
        </w:tc>
      </w:tr>
      <w:tr w:rsidR="00863E1C" w:rsidRPr="00863E1C" w14:paraId="6B58D1C0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13F03DC7" w14:textId="77777777" w:rsidR="00863E1C" w:rsidRPr="00863E1C" w:rsidRDefault="00863E1C" w:rsidP="00863E1C">
            <w:proofErr w:type="spellStart"/>
            <w:r w:rsidRPr="00863E1C">
              <w:t>skuId</w:t>
            </w:r>
            <w:proofErr w:type="spellEnd"/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027EB91D" w14:textId="77777777" w:rsidR="00863E1C" w:rsidRPr="00863E1C" w:rsidRDefault="00863E1C" w:rsidP="00863E1C">
            <w:r w:rsidRPr="00863E1C">
              <w:t>商品id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52903B64" w14:textId="77777777" w:rsidR="00863E1C" w:rsidRPr="00863E1C" w:rsidRDefault="00863E1C" w:rsidP="00863E1C">
            <w:r w:rsidRPr="00863E1C">
              <w:t>Long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02434B78" w14:textId="77777777" w:rsidR="00863E1C" w:rsidRPr="00863E1C" w:rsidRDefault="00863E1C" w:rsidP="00863E1C">
            <w:r w:rsidRPr="00863E1C">
              <w:t>否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6AB2E06E" w14:textId="77777777" w:rsidR="00863E1C" w:rsidRPr="00863E1C" w:rsidRDefault="00863E1C" w:rsidP="00863E1C">
            <w:r w:rsidRPr="00863E1C">
              <w:t>京东分配商品id，对于在商家在京麦平台创建的优惠活动，该字段必传</w:t>
            </w:r>
          </w:p>
        </w:tc>
      </w:tr>
      <w:tr w:rsidR="00863E1C" w:rsidRPr="00863E1C" w14:paraId="1C6111AD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497391E9" w14:textId="77777777" w:rsidR="00863E1C" w:rsidRPr="00863E1C" w:rsidRDefault="00863E1C" w:rsidP="00863E1C">
            <w:proofErr w:type="spellStart"/>
            <w:r w:rsidRPr="00863E1C">
              <w:t>outId</w:t>
            </w:r>
            <w:proofErr w:type="spellEnd"/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71B1657E" w14:textId="77777777" w:rsidR="00863E1C" w:rsidRPr="00863E1C" w:rsidRDefault="00863E1C" w:rsidP="00863E1C">
            <w:r w:rsidRPr="00863E1C">
              <w:t>商品在外部商家的编号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3D8F8869" w14:textId="77777777" w:rsidR="00863E1C" w:rsidRPr="00863E1C" w:rsidRDefault="00863E1C" w:rsidP="00863E1C">
            <w:r w:rsidRPr="00863E1C">
              <w:t>String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467104E0" w14:textId="77777777" w:rsidR="00863E1C" w:rsidRPr="00863E1C" w:rsidRDefault="00863E1C" w:rsidP="00863E1C">
            <w:r w:rsidRPr="00863E1C">
              <w:t>否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78D4F251" w14:textId="77777777" w:rsidR="00863E1C" w:rsidRPr="00863E1C" w:rsidRDefault="00863E1C" w:rsidP="00863E1C">
            <w:proofErr w:type="gramStart"/>
            <w:r w:rsidRPr="00863E1C">
              <w:t>京麦平台</w:t>
            </w:r>
            <w:proofErr w:type="gramEnd"/>
            <w:r w:rsidRPr="00863E1C">
              <w:t>发布商品时，填写的外部商品编码</w:t>
            </w:r>
          </w:p>
        </w:tc>
      </w:tr>
      <w:tr w:rsidR="00863E1C" w:rsidRPr="00863E1C" w14:paraId="6BCBF837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52EFE440" w14:textId="77777777" w:rsidR="00863E1C" w:rsidRPr="00863E1C" w:rsidRDefault="00863E1C" w:rsidP="00863E1C">
            <w:proofErr w:type="spellStart"/>
            <w:r w:rsidRPr="00863E1C">
              <w:lastRenderedPageBreak/>
              <w:t>promoActivities</w:t>
            </w:r>
            <w:proofErr w:type="spellEnd"/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58145340" w14:textId="77777777" w:rsidR="00863E1C" w:rsidRPr="00863E1C" w:rsidRDefault="00863E1C" w:rsidP="00863E1C">
            <w:proofErr w:type="spellStart"/>
            <w:r w:rsidRPr="00863E1C">
              <w:t>sku</w:t>
            </w:r>
            <w:proofErr w:type="spellEnd"/>
            <w:r w:rsidRPr="00863E1C">
              <w:t>下配置的</w:t>
            </w:r>
            <w:proofErr w:type="gramStart"/>
            <w:r w:rsidRPr="00863E1C">
              <w:t>身份价</w:t>
            </w:r>
            <w:proofErr w:type="gramEnd"/>
            <w:r w:rsidRPr="00863E1C">
              <w:t>优惠活动列表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1ECA9C96" w14:textId="77777777" w:rsidR="00863E1C" w:rsidRPr="00863E1C" w:rsidRDefault="00863E1C" w:rsidP="00863E1C">
            <w:r w:rsidRPr="00863E1C">
              <w:t>Array&lt;</w:t>
            </w:r>
            <w:proofErr w:type="spellStart"/>
            <w:r w:rsidRPr="00863E1C">
              <w:t>PromoActivity</w:t>
            </w:r>
            <w:proofErr w:type="spellEnd"/>
            <w:r w:rsidRPr="00863E1C">
              <w:t>&gt;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5DE5F444" w14:textId="77777777" w:rsidR="00863E1C" w:rsidRPr="00863E1C" w:rsidRDefault="00863E1C" w:rsidP="00863E1C">
            <w:r w:rsidRPr="00863E1C">
              <w:t>否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59D8C35F" w14:textId="77777777" w:rsidR="00863E1C" w:rsidRPr="00863E1C" w:rsidRDefault="00863E1C" w:rsidP="00863E1C">
            <w:proofErr w:type="gramStart"/>
            <w:r w:rsidRPr="00863E1C">
              <w:t>连包商品</w:t>
            </w:r>
            <w:proofErr w:type="gramEnd"/>
            <w:r w:rsidRPr="00863E1C">
              <w:t>多期身份优惠时，传递配置的优惠活动（未命中活动，该字段不传）</w:t>
            </w:r>
          </w:p>
        </w:tc>
      </w:tr>
    </w:tbl>
    <w:p w14:paraId="0AFE349E" w14:textId="77777777" w:rsidR="00863E1C" w:rsidRPr="00863E1C" w:rsidRDefault="00863E1C" w:rsidP="00863E1C">
      <w:proofErr w:type="spellStart"/>
      <w:r w:rsidRPr="00863E1C">
        <w:t>promoActivities</w:t>
      </w:r>
      <w:proofErr w:type="spellEnd"/>
      <w:r w:rsidRPr="00863E1C">
        <w:t>数组字段内，每个元素</w:t>
      </w:r>
      <w:proofErr w:type="spellStart"/>
      <w:r w:rsidRPr="00863E1C">
        <w:t>PromoActivity</w:t>
      </w:r>
      <w:proofErr w:type="spellEnd"/>
      <w:r w:rsidRPr="00863E1C">
        <w:t>结构如下：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1565"/>
        <w:gridCol w:w="1685"/>
        <w:gridCol w:w="1565"/>
        <w:gridCol w:w="1673"/>
      </w:tblGrid>
      <w:tr w:rsidR="00863E1C" w:rsidRPr="00863E1C" w14:paraId="71770A6F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553554C2" w14:textId="77777777" w:rsidR="00863E1C" w:rsidRPr="00863E1C" w:rsidRDefault="00863E1C" w:rsidP="00863E1C">
            <w:r w:rsidRPr="00863E1C">
              <w:t>参数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7A017BA0" w14:textId="77777777" w:rsidR="00863E1C" w:rsidRPr="00863E1C" w:rsidRDefault="00863E1C" w:rsidP="00863E1C">
            <w:r w:rsidRPr="00863E1C">
              <w:t>含义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25F0B192" w14:textId="77777777" w:rsidR="00863E1C" w:rsidRPr="00863E1C" w:rsidRDefault="00863E1C" w:rsidP="00863E1C">
            <w:r w:rsidRPr="00863E1C">
              <w:t>类型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1DD8FF0A" w14:textId="77777777" w:rsidR="00863E1C" w:rsidRPr="00863E1C" w:rsidRDefault="00863E1C" w:rsidP="00863E1C">
            <w:r w:rsidRPr="00863E1C">
              <w:t>是否必填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28BCE3AC" w14:textId="77777777" w:rsidR="00863E1C" w:rsidRPr="00863E1C" w:rsidRDefault="00863E1C" w:rsidP="00863E1C">
            <w:r w:rsidRPr="00863E1C">
              <w:t>备注</w:t>
            </w:r>
          </w:p>
        </w:tc>
      </w:tr>
      <w:tr w:rsidR="00863E1C" w:rsidRPr="00863E1C" w14:paraId="2429638B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7ED83311" w14:textId="77777777" w:rsidR="00863E1C" w:rsidRPr="00863E1C" w:rsidRDefault="00863E1C" w:rsidP="00863E1C">
            <w:proofErr w:type="spellStart"/>
            <w:r w:rsidRPr="00863E1C">
              <w:t>identityId</w:t>
            </w:r>
            <w:proofErr w:type="spellEnd"/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472BFEFF" w14:textId="77777777" w:rsidR="00863E1C" w:rsidRPr="00863E1C" w:rsidRDefault="00863E1C" w:rsidP="00863E1C">
            <w:r w:rsidRPr="00863E1C">
              <w:t>品牌身份标签id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7DE26529" w14:textId="77777777" w:rsidR="00863E1C" w:rsidRPr="00863E1C" w:rsidRDefault="00863E1C" w:rsidP="00863E1C">
            <w:r w:rsidRPr="00863E1C">
              <w:t>String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714FBEA4" w14:textId="77777777" w:rsidR="00863E1C" w:rsidRPr="00863E1C" w:rsidRDefault="00863E1C" w:rsidP="00863E1C">
            <w:r w:rsidRPr="00863E1C">
              <w:t>是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1B519763" w14:textId="77777777" w:rsidR="00863E1C" w:rsidRPr="00863E1C" w:rsidRDefault="00863E1C" w:rsidP="00863E1C">
            <w:r w:rsidRPr="00863E1C">
              <w:t>1，具体</w:t>
            </w:r>
            <w:proofErr w:type="gramStart"/>
            <w:r w:rsidRPr="00863E1C">
              <w:t>取值见</w:t>
            </w:r>
            <w:proofErr w:type="gramEnd"/>
            <w:r w:rsidRPr="00863E1C">
              <w:t>4.7中【自动续费商品管理】中配置的身份标签id</w:t>
            </w:r>
          </w:p>
        </w:tc>
      </w:tr>
    </w:tbl>
    <w:p w14:paraId="62DC9646" w14:textId="77777777" w:rsidR="00863E1C" w:rsidRPr="00863E1C" w:rsidRDefault="00863E1C" w:rsidP="00863E1C">
      <w:pPr>
        <w:rPr>
          <w:b/>
          <w:bCs/>
        </w:rPr>
      </w:pPr>
      <w:r w:rsidRPr="00863E1C">
        <w:rPr>
          <w:b/>
          <w:bCs/>
        </w:rPr>
        <w:t>2.5.1.3 合作</w:t>
      </w:r>
      <w:proofErr w:type="gramStart"/>
      <w:r w:rsidRPr="00863E1C">
        <w:rPr>
          <w:b/>
          <w:bCs/>
        </w:rPr>
        <w:t>商系统</w:t>
      </w:r>
      <w:proofErr w:type="gramEnd"/>
      <w:r w:rsidRPr="00863E1C">
        <w:rPr>
          <w:b/>
          <w:bCs/>
        </w:rPr>
        <w:t>返回数据说明</w:t>
      </w:r>
    </w:p>
    <w:p w14:paraId="437DDFE9" w14:textId="77777777" w:rsidR="00863E1C" w:rsidRPr="00863E1C" w:rsidRDefault="00863E1C" w:rsidP="00863E1C">
      <w:pPr>
        <w:numPr>
          <w:ilvl w:val="0"/>
          <w:numId w:val="12"/>
        </w:numPr>
      </w:pPr>
      <w:r w:rsidRPr="00863E1C">
        <w:t>返回数据例子</w:t>
      </w:r>
    </w:p>
    <w:p w14:paraId="4F03B760" w14:textId="77777777" w:rsidR="00863E1C" w:rsidRPr="00863E1C" w:rsidRDefault="00863E1C" w:rsidP="00863E1C">
      <w:r w:rsidRPr="00863E1C">
        <w:t>{</w:t>
      </w:r>
    </w:p>
    <w:p w14:paraId="5C9EAD86" w14:textId="77777777" w:rsidR="00863E1C" w:rsidRPr="00863E1C" w:rsidRDefault="00863E1C" w:rsidP="00863E1C">
      <w:r w:rsidRPr="00863E1C">
        <w:t>"</w:t>
      </w:r>
      <w:proofErr w:type="spellStart"/>
      <w:r w:rsidRPr="00863E1C">
        <w:t>retCode</w:t>
      </w:r>
      <w:proofErr w:type="spellEnd"/>
      <w:r w:rsidRPr="00863E1C">
        <w:t>": "100",</w:t>
      </w:r>
    </w:p>
    <w:p w14:paraId="4E73CABD" w14:textId="77777777" w:rsidR="00863E1C" w:rsidRPr="00863E1C" w:rsidRDefault="00863E1C" w:rsidP="00863E1C">
      <w:r w:rsidRPr="00863E1C">
        <w:t>"</w:t>
      </w:r>
      <w:proofErr w:type="spellStart"/>
      <w:r w:rsidRPr="00863E1C">
        <w:t>retMessage</w:t>
      </w:r>
      <w:proofErr w:type="spellEnd"/>
      <w:r w:rsidRPr="00863E1C">
        <w:t>": "成功",</w:t>
      </w:r>
    </w:p>
    <w:p w14:paraId="4B35A56D" w14:textId="77777777" w:rsidR="00863E1C" w:rsidRPr="00863E1C" w:rsidRDefault="00863E1C" w:rsidP="00863E1C">
      <w:r w:rsidRPr="00863E1C">
        <w:t xml:space="preserve">"data": </w:t>
      </w:r>
      <w:proofErr w:type="gramStart"/>
      <w:r w:rsidRPr="00863E1C">
        <w:t>base64({</w:t>
      </w:r>
      <w:proofErr w:type="gramEnd"/>
    </w:p>
    <w:p w14:paraId="64182E99" w14:textId="77777777" w:rsidR="00863E1C" w:rsidRPr="00863E1C" w:rsidRDefault="00863E1C" w:rsidP="00863E1C">
      <w:r w:rsidRPr="00863E1C">
        <w:t>"status": "1"</w:t>
      </w:r>
    </w:p>
    <w:p w14:paraId="0EC081EC" w14:textId="77777777" w:rsidR="00863E1C" w:rsidRPr="00863E1C" w:rsidRDefault="00863E1C" w:rsidP="00863E1C">
      <w:r w:rsidRPr="00863E1C">
        <w:t>})</w:t>
      </w:r>
    </w:p>
    <w:p w14:paraId="0A44E226" w14:textId="77777777" w:rsidR="00863E1C" w:rsidRPr="00863E1C" w:rsidRDefault="00863E1C" w:rsidP="00863E1C">
      <w:r w:rsidRPr="00863E1C">
        <w:t>}</w:t>
      </w:r>
    </w:p>
    <w:p w14:paraId="0FA4941D" w14:textId="77777777" w:rsidR="00863E1C" w:rsidRPr="00863E1C" w:rsidRDefault="00863E1C" w:rsidP="00863E1C">
      <w:r w:rsidRPr="00863E1C">
        <w:t>失败：</w:t>
      </w:r>
    </w:p>
    <w:p w14:paraId="37D2DAE0" w14:textId="77777777" w:rsidR="00863E1C" w:rsidRPr="00863E1C" w:rsidRDefault="00863E1C" w:rsidP="00863E1C">
      <w:r w:rsidRPr="00863E1C">
        <w:t>{</w:t>
      </w:r>
    </w:p>
    <w:p w14:paraId="2F23A203" w14:textId="77777777" w:rsidR="00863E1C" w:rsidRPr="00863E1C" w:rsidRDefault="00863E1C" w:rsidP="00863E1C">
      <w:r w:rsidRPr="00863E1C">
        <w:t>"</w:t>
      </w:r>
      <w:proofErr w:type="spellStart"/>
      <w:r w:rsidRPr="00863E1C">
        <w:t>retCode</w:t>
      </w:r>
      <w:proofErr w:type="spellEnd"/>
      <w:r w:rsidRPr="00863E1C">
        <w:t>": "111",</w:t>
      </w:r>
    </w:p>
    <w:p w14:paraId="050B1061" w14:textId="77777777" w:rsidR="00863E1C" w:rsidRPr="00863E1C" w:rsidRDefault="00863E1C" w:rsidP="00863E1C">
      <w:r w:rsidRPr="00863E1C">
        <w:t>    "</w:t>
      </w:r>
      <w:proofErr w:type="spellStart"/>
      <w:r w:rsidRPr="00863E1C">
        <w:t>retMessage</w:t>
      </w:r>
      <w:proofErr w:type="spellEnd"/>
      <w:r w:rsidRPr="00863E1C">
        <w:t>": "校验失败",</w:t>
      </w:r>
    </w:p>
    <w:p w14:paraId="14801110" w14:textId="77777777" w:rsidR="00863E1C" w:rsidRPr="00863E1C" w:rsidRDefault="00863E1C" w:rsidP="00863E1C">
      <w:r w:rsidRPr="00863E1C">
        <w:t>}</w:t>
      </w:r>
    </w:p>
    <w:p w14:paraId="101B52A8" w14:textId="77777777" w:rsidR="00863E1C" w:rsidRPr="00863E1C" w:rsidRDefault="00863E1C" w:rsidP="00863E1C">
      <w:pPr>
        <w:numPr>
          <w:ilvl w:val="0"/>
          <w:numId w:val="13"/>
        </w:numPr>
      </w:pPr>
      <w:r w:rsidRPr="00863E1C">
        <w:t>返回参数说明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4"/>
        <w:gridCol w:w="1593"/>
        <w:gridCol w:w="1659"/>
        <w:gridCol w:w="1593"/>
        <w:gridCol w:w="1681"/>
      </w:tblGrid>
      <w:tr w:rsidR="00863E1C" w:rsidRPr="00863E1C" w14:paraId="76DEBB42" w14:textId="77777777"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033EA138" w14:textId="77777777" w:rsidR="00863E1C" w:rsidRPr="00863E1C" w:rsidRDefault="00863E1C" w:rsidP="00863E1C">
            <w:r w:rsidRPr="00863E1C">
              <w:t>参数</w:t>
            </w:r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14BB9EF0" w14:textId="77777777" w:rsidR="00863E1C" w:rsidRPr="00863E1C" w:rsidRDefault="00863E1C" w:rsidP="00863E1C">
            <w:r w:rsidRPr="00863E1C">
              <w:t>含义</w:t>
            </w:r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7CCD1C80" w14:textId="77777777" w:rsidR="00863E1C" w:rsidRPr="00863E1C" w:rsidRDefault="00863E1C" w:rsidP="00863E1C">
            <w:r w:rsidRPr="00863E1C">
              <w:t>类型</w:t>
            </w:r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63CB5DFF" w14:textId="77777777" w:rsidR="00863E1C" w:rsidRPr="00863E1C" w:rsidRDefault="00863E1C" w:rsidP="00863E1C">
            <w:r w:rsidRPr="00863E1C">
              <w:t>是否必填</w:t>
            </w:r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0BE1F773" w14:textId="77777777" w:rsidR="00863E1C" w:rsidRPr="00863E1C" w:rsidRDefault="00863E1C" w:rsidP="00863E1C">
            <w:r w:rsidRPr="00863E1C">
              <w:t>备注</w:t>
            </w:r>
          </w:p>
        </w:tc>
      </w:tr>
      <w:tr w:rsidR="00863E1C" w:rsidRPr="00863E1C" w14:paraId="1BB2B307" w14:textId="77777777"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59C2D3ED" w14:textId="77777777" w:rsidR="00863E1C" w:rsidRPr="00863E1C" w:rsidRDefault="00863E1C" w:rsidP="00863E1C">
            <w:proofErr w:type="spellStart"/>
            <w:r w:rsidRPr="00863E1C">
              <w:lastRenderedPageBreak/>
              <w:t>retCode</w:t>
            </w:r>
            <w:proofErr w:type="spellEnd"/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22491C2B" w14:textId="77777777" w:rsidR="00863E1C" w:rsidRPr="00863E1C" w:rsidRDefault="00863E1C" w:rsidP="00863E1C">
            <w:r w:rsidRPr="00863E1C">
              <w:t>返回码</w:t>
            </w:r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69CA54C4" w14:textId="77777777" w:rsidR="00863E1C" w:rsidRPr="00863E1C" w:rsidRDefault="00863E1C" w:rsidP="00863E1C">
            <w:r w:rsidRPr="00863E1C">
              <w:t>String</w:t>
            </w:r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1222D76C" w14:textId="77777777" w:rsidR="00863E1C" w:rsidRPr="00863E1C" w:rsidRDefault="00863E1C" w:rsidP="00863E1C">
            <w:r w:rsidRPr="00863E1C">
              <w:t>必填</w:t>
            </w:r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5DAEF325" w14:textId="77777777" w:rsidR="00863E1C" w:rsidRPr="00863E1C" w:rsidRDefault="00863E1C" w:rsidP="00863E1C">
            <w:r w:rsidRPr="00863E1C">
              <w:t>100:合作商家接口成功，其他失败详细见</w:t>
            </w:r>
            <w:r w:rsidRPr="00863E1C">
              <w:rPr>
                <w:rFonts w:hint="eastAsia"/>
              </w:rPr>
              <w:fldChar w:fldCharType="begin"/>
            </w:r>
            <w:r w:rsidRPr="00863E1C">
              <w:rPr>
                <w:rFonts w:hint="eastAsia"/>
              </w:rPr>
              <w:instrText>HYPERLINK "" \l "_2.3.2_返回码信息"</w:instrText>
            </w:r>
            <w:r w:rsidRPr="00863E1C">
              <w:rPr>
                <w:rFonts w:hint="eastAsia"/>
              </w:rPr>
            </w:r>
            <w:r w:rsidRPr="00863E1C">
              <w:rPr>
                <w:rFonts w:hint="eastAsia"/>
              </w:rPr>
              <w:fldChar w:fldCharType="separate"/>
            </w:r>
            <w:r w:rsidRPr="00863E1C">
              <w:rPr>
                <w:rStyle w:val="ae"/>
              </w:rPr>
              <w:t>返回</w:t>
            </w:r>
            <w:proofErr w:type="gramStart"/>
            <w:r w:rsidRPr="00863E1C">
              <w:rPr>
                <w:rStyle w:val="ae"/>
              </w:rPr>
              <w:t>码信息</w:t>
            </w:r>
            <w:proofErr w:type="gramEnd"/>
            <w:r w:rsidRPr="00863E1C">
              <w:rPr>
                <w:rFonts w:hint="eastAsia"/>
              </w:rPr>
              <w:fldChar w:fldCharType="end"/>
            </w:r>
          </w:p>
        </w:tc>
      </w:tr>
      <w:tr w:rsidR="00863E1C" w:rsidRPr="00863E1C" w14:paraId="32F6C90D" w14:textId="77777777"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318ACC31" w14:textId="77777777" w:rsidR="00863E1C" w:rsidRPr="00863E1C" w:rsidRDefault="00863E1C" w:rsidP="00863E1C">
            <w:proofErr w:type="spellStart"/>
            <w:r w:rsidRPr="00863E1C">
              <w:t>retMessage</w:t>
            </w:r>
            <w:proofErr w:type="spellEnd"/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34C83391" w14:textId="77777777" w:rsidR="00863E1C" w:rsidRPr="00863E1C" w:rsidRDefault="00863E1C" w:rsidP="00863E1C">
            <w:r w:rsidRPr="00863E1C">
              <w:t>返回接口说明</w:t>
            </w:r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7F6F0B40" w14:textId="77777777" w:rsidR="00863E1C" w:rsidRPr="00863E1C" w:rsidRDefault="00863E1C" w:rsidP="00863E1C">
            <w:r w:rsidRPr="00863E1C">
              <w:t>String</w:t>
            </w:r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620FA4B0" w14:textId="77777777" w:rsidR="00863E1C" w:rsidRPr="00863E1C" w:rsidRDefault="00863E1C" w:rsidP="00863E1C">
            <w:r w:rsidRPr="00863E1C">
              <w:t>必填</w:t>
            </w:r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0D2DD952" w14:textId="77777777" w:rsidR="00863E1C" w:rsidRPr="00863E1C" w:rsidRDefault="00863E1C" w:rsidP="00863E1C">
            <w:r w:rsidRPr="00863E1C">
              <w:t>成功返回成功，若是失败则返回错误信息</w:t>
            </w:r>
          </w:p>
        </w:tc>
      </w:tr>
      <w:tr w:rsidR="00863E1C" w:rsidRPr="00863E1C" w14:paraId="7B207DE2" w14:textId="77777777"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FE8FE"/>
            <w:vAlign w:val="center"/>
            <w:hideMark/>
          </w:tcPr>
          <w:p w14:paraId="408BBC48" w14:textId="77777777" w:rsidR="00863E1C" w:rsidRPr="00863E1C" w:rsidRDefault="00863E1C" w:rsidP="00863E1C">
            <w:r w:rsidRPr="00863E1C">
              <w:t>data</w:t>
            </w:r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FE8FE"/>
            <w:vAlign w:val="center"/>
            <w:hideMark/>
          </w:tcPr>
          <w:p w14:paraId="4BC2F7B6" w14:textId="77777777" w:rsidR="00863E1C" w:rsidRPr="00863E1C" w:rsidRDefault="00863E1C" w:rsidP="00863E1C">
            <w:r w:rsidRPr="00863E1C">
              <w:t>返回结果数据</w:t>
            </w:r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FE8FE"/>
            <w:vAlign w:val="center"/>
            <w:hideMark/>
          </w:tcPr>
          <w:p w14:paraId="11A5EDFE" w14:textId="77777777" w:rsidR="00863E1C" w:rsidRPr="00863E1C" w:rsidRDefault="00863E1C" w:rsidP="00863E1C">
            <w:r w:rsidRPr="00863E1C">
              <w:t>String</w:t>
            </w:r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FE8FE"/>
            <w:vAlign w:val="center"/>
            <w:hideMark/>
          </w:tcPr>
          <w:p w14:paraId="25A7D9D4" w14:textId="77777777" w:rsidR="00863E1C" w:rsidRPr="00863E1C" w:rsidRDefault="00863E1C" w:rsidP="00863E1C"/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FE8FE"/>
            <w:vAlign w:val="center"/>
            <w:hideMark/>
          </w:tcPr>
          <w:p w14:paraId="335C6877" w14:textId="77777777" w:rsidR="00863E1C" w:rsidRPr="00863E1C" w:rsidRDefault="00863E1C" w:rsidP="00863E1C">
            <w:r w:rsidRPr="00863E1C">
              <w:t>对</w:t>
            </w:r>
            <w:proofErr w:type="spellStart"/>
            <w:r w:rsidRPr="00863E1C">
              <w:t>json</w:t>
            </w:r>
            <w:proofErr w:type="spellEnd"/>
            <w:r w:rsidRPr="00863E1C">
              <w:t>格式的业务数据进行base64编码后的值。</w:t>
            </w:r>
          </w:p>
        </w:tc>
      </w:tr>
      <w:tr w:rsidR="00863E1C" w:rsidRPr="00863E1C" w14:paraId="0E186E6E" w14:textId="77777777"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8A5372" w14:textId="77777777" w:rsidR="00863E1C" w:rsidRPr="00863E1C" w:rsidRDefault="00863E1C" w:rsidP="00863E1C"/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AFF821" w14:textId="77777777" w:rsidR="00863E1C" w:rsidRPr="00863E1C" w:rsidRDefault="00863E1C" w:rsidP="00863E1C"/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CF0146" w14:textId="77777777" w:rsidR="00863E1C" w:rsidRPr="00863E1C" w:rsidRDefault="00863E1C" w:rsidP="00863E1C"/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70BADD" w14:textId="77777777" w:rsidR="00863E1C" w:rsidRPr="00863E1C" w:rsidRDefault="00863E1C" w:rsidP="00863E1C"/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BD815B" w14:textId="77777777" w:rsidR="00863E1C" w:rsidRPr="00863E1C" w:rsidRDefault="00863E1C" w:rsidP="00863E1C"/>
        </w:tc>
      </w:tr>
    </w:tbl>
    <w:p w14:paraId="5A513ADD" w14:textId="77777777" w:rsidR="00863E1C" w:rsidRPr="00863E1C" w:rsidRDefault="00863E1C" w:rsidP="00863E1C">
      <w:r w:rsidRPr="00863E1C">
        <w:t>data字段</w:t>
      </w:r>
      <w:proofErr w:type="spellStart"/>
      <w:r w:rsidRPr="00863E1C">
        <w:t>json</w:t>
      </w:r>
      <w:proofErr w:type="spellEnd"/>
      <w:r w:rsidRPr="00863E1C">
        <w:t>格式说明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3"/>
        <w:gridCol w:w="1468"/>
        <w:gridCol w:w="1604"/>
        <w:gridCol w:w="1468"/>
        <w:gridCol w:w="2147"/>
      </w:tblGrid>
      <w:tr w:rsidR="00863E1C" w:rsidRPr="00863E1C" w14:paraId="121C1674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794C265E" w14:textId="77777777" w:rsidR="00863E1C" w:rsidRPr="00863E1C" w:rsidRDefault="00863E1C" w:rsidP="00863E1C">
            <w:r w:rsidRPr="00863E1C">
              <w:t>参数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7968EE8A" w14:textId="77777777" w:rsidR="00863E1C" w:rsidRPr="00863E1C" w:rsidRDefault="00863E1C" w:rsidP="00863E1C">
            <w:r w:rsidRPr="00863E1C">
              <w:t>含义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499410DA" w14:textId="77777777" w:rsidR="00863E1C" w:rsidRPr="00863E1C" w:rsidRDefault="00863E1C" w:rsidP="00863E1C">
            <w:r w:rsidRPr="00863E1C">
              <w:t>类型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50576A9D" w14:textId="77777777" w:rsidR="00863E1C" w:rsidRPr="00863E1C" w:rsidRDefault="00863E1C" w:rsidP="00863E1C">
            <w:r w:rsidRPr="00863E1C">
              <w:t>是否必填</w:t>
            </w:r>
          </w:p>
        </w:tc>
        <w:tc>
          <w:tcPr>
            <w:tcW w:w="32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44A1E6B2" w14:textId="77777777" w:rsidR="00863E1C" w:rsidRPr="00863E1C" w:rsidRDefault="00863E1C" w:rsidP="00863E1C">
            <w:r w:rsidRPr="00863E1C">
              <w:t>备注</w:t>
            </w:r>
          </w:p>
        </w:tc>
      </w:tr>
      <w:tr w:rsidR="00863E1C" w:rsidRPr="00863E1C" w14:paraId="519EB406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5A96272C" w14:textId="77777777" w:rsidR="00863E1C" w:rsidRPr="00863E1C" w:rsidRDefault="00863E1C" w:rsidP="00863E1C">
            <w:r w:rsidRPr="00863E1C">
              <w:t>status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4D69A451" w14:textId="77777777" w:rsidR="00863E1C" w:rsidRPr="00863E1C" w:rsidRDefault="00863E1C" w:rsidP="00863E1C">
            <w:r w:rsidRPr="00863E1C">
              <w:t>身份标签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68D18F64" w14:textId="77777777" w:rsidR="00863E1C" w:rsidRPr="00863E1C" w:rsidRDefault="00863E1C" w:rsidP="00863E1C">
            <w:r w:rsidRPr="00863E1C">
              <w:t>String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4A76D29C" w14:textId="77777777" w:rsidR="00863E1C" w:rsidRPr="00863E1C" w:rsidRDefault="00863E1C" w:rsidP="00863E1C">
            <w:r w:rsidRPr="00863E1C">
              <w:t>必填</w:t>
            </w:r>
          </w:p>
        </w:tc>
        <w:tc>
          <w:tcPr>
            <w:tcW w:w="32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4B7A77FF" w14:textId="77777777" w:rsidR="00863E1C" w:rsidRPr="00863E1C" w:rsidRDefault="00863E1C" w:rsidP="00863E1C">
            <w:r w:rsidRPr="00863E1C">
              <w:t>返回身份标签id：</w:t>
            </w:r>
          </w:p>
          <w:p w14:paraId="345A5CDC" w14:textId="77777777" w:rsidR="00863E1C" w:rsidRPr="00863E1C" w:rsidRDefault="00863E1C" w:rsidP="00863E1C">
            <w:r w:rsidRPr="00863E1C">
              <w:t>0 表示未命中任何身份，</w:t>
            </w:r>
          </w:p>
          <w:p w14:paraId="09A93AFE" w14:textId="77777777" w:rsidR="00863E1C" w:rsidRPr="00863E1C" w:rsidRDefault="00863E1C" w:rsidP="00863E1C">
            <w:r w:rsidRPr="00863E1C">
              <w:t>1 品牌新人身份；</w:t>
            </w:r>
          </w:p>
          <w:p w14:paraId="3C48D84C" w14:textId="77777777" w:rsidR="00863E1C" w:rsidRPr="00863E1C" w:rsidRDefault="00863E1C" w:rsidP="00863E1C">
            <w:r w:rsidRPr="00863E1C">
              <w:t>后续增加其它身份标签，由京东运营侧配置方可生效</w:t>
            </w:r>
          </w:p>
        </w:tc>
      </w:tr>
    </w:tbl>
    <w:p w14:paraId="506D30E8" w14:textId="77777777" w:rsidR="00863E1C" w:rsidRPr="00863E1C" w:rsidRDefault="00863E1C" w:rsidP="00863E1C">
      <w:r w:rsidRPr="00863E1C">
        <w:t>备注：</w:t>
      </w:r>
      <w:r w:rsidRPr="00863E1C">
        <w:rPr>
          <w:b/>
          <w:bCs/>
        </w:rPr>
        <w:t>status字段取值含义需要与下图（4.7中【自动续费商品管理-新建活动】）中身份标签下</w:t>
      </w:r>
      <w:proofErr w:type="gramStart"/>
      <w:r w:rsidRPr="00863E1C">
        <w:rPr>
          <w:b/>
          <w:bCs/>
        </w:rPr>
        <w:t>拉选择</w:t>
      </w:r>
      <w:proofErr w:type="gramEnd"/>
      <w:r w:rsidRPr="00863E1C">
        <w:rPr>
          <w:b/>
          <w:bCs/>
        </w:rPr>
        <w:t>含义一致，否则将导致命中错误活动。</w:t>
      </w:r>
      <w:r w:rsidRPr="00863E1C">
        <w:t xml:space="preserve"> </w:t>
      </w:r>
    </w:p>
    <w:p w14:paraId="07FA0F3F" w14:textId="3DA926B5" w:rsidR="00863E1C" w:rsidRPr="00863E1C" w:rsidRDefault="00863E1C" w:rsidP="00863E1C">
      <w:r w:rsidRPr="00863E1C">
        <w:rPr>
          <w:rFonts w:hint="eastAsia"/>
        </w:rPr>
        <w:lastRenderedPageBreak/>
        <w:drawing>
          <wp:inline distT="0" distB="0" distL="0" distR="0" wp14:anchorId="7159169F" wp14:editId="10413B2D">
            <wp:extent cx="2781300" cy="2628900"/>
            <wp:effectExtent l="0" t="0" r="0" b="0"/>
            <wp:docPr id="287442378" name="图片 6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442378" name="图片 6" descr="图形用户界面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7AAFF" w14:textId="77777777" w:rsidR="00863E1C" w:rsidRPr="00863E1C" w:rsidRDefault="00863E1C" w:rsidP="00863E1C">
      <w:pPr>
        <w:rPr>
          <w:b/>
          <w:bCs/>
        </w:rPr>
      </w:pPr>
      <w:r w:rsidRPr="00863E1C">
        <w:rPr>
          <w:b/>
          <w:bCs/>
        </w:rPr>
        <w:t>2.6 获取游戏账户信息</w:t>
      </w:r>
    </w:p>
    <w:p w14:paraId="4FD7BA93" w14:textId="77777777" w:rsidR="00863E1C" w:rsidRPr="00863E1C" w:rsidRDefault="00863E1C" w:rsidP="00863E1C">
      <w:pPr>
        <w:rPr>
          <w:b/>
          <w:bCs/>
        </w:rPr>
      </w:pPr>
      <w:r w:rsidRPr="00863E1C">
        <w:rPr>
          <w:b/>
          <w:bCs/>
        </w:rPr>
        <w:t>2.6.1获取游戏账户接口(仅用于选</w:t>
      </w:r>
      <w:proofErr w:type="gramStart"/>
      <w:r w:rsidRPr="00863E1C">
        <w:rPr>
          <w:b/>
          <w:bCs/>
        </w:rPr>
        <w:t>号模式</w:t>
      </w:r>
      <w:proofErr w:type="gramEnd"/>
      <w:r w:rsidRPr="00863E1C">
        <w:rPr>
          <w:b/>
          <w:bCs/>
        </w:rPr>
        <w:t>京东小程序游戏售卖)</w:t>
      </w:r>
    </w:p>
    <w:p w14:paraId="221D6D40" w14:textId="77777777" w:rsidR="00863E1C" w:rsidRPr="00863E1C" w:rsidRDefault="00863E1C" w:rsidP="00863E1C">
      <w:r w:rsidRPr="00863E1C">
        <w:t>合作商家提供给京东用于查询用户生成提单所需要信息，如价格，图片，账户信息，文案，需提供30天查询有效期。</w:t>
      </w:r>
    </w:p>
    <w:p w14:paraId="5DF4ED8A" w14:textId="77777777" w:rsidR="00863E1C" w:rsidRPr="00863E1C" w:rsidRDefault="00863E1C" w:rsidP="00863E1C">
      <w:r w:rsidRPr="00863E1C">
        <w:t>请求超时：200ms。</w:t>
      </w:r>
    </w:p>
    <w:p w14:paraId="1849B74E" w14:textId="77777777" w:rsidR="00863E1C" w:rsidRPr="00863E1C" w:rsidRDefault="00863E1C" w:rsidP="00863E1C">
      <w:r w:rsidRPr="00863E1C">
        <w:t>超时后默认无法提单</w:t>
      </w:r>
    </w:p>
    <w:p w14:paraId="5F09DB97" w14:textId="77777777" w:rsidR="00863E1C" w:rsidRPr="00863E1C" w:rsidRDefault="00863E1C" w:rsidP="00863E1C">
      <w:pPr>
        <w:rPr>
          <w:b/>
          <w:bCs/>
        </w:rPr>
      </w:pPr>
      <w:r w:rsidRPr="00863E1C">
        <w:rPr>
          <w:b/>
          <w:bCs/>
        </w:rPr>
        <w:t>2.6.1.1请求消息体参数说明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1"/>
        <w:gridCol w:w="1493"/>
        <w:gridCol w:w="1536"/>
        <w:gridCol w:w="1388"/>
        <w:gridCol w:w="2112"/>
      </w:tblGrid>
      <w:tr w:rsidR="00863E1C" w:rsidRPr="00863E1C" w14:paraId="4E6683EA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183A08CC" w14:textId="77777777" w:rsidR="00863E1C" w:rsidRPr="00863E1C" w:rsidRDefault="00863E1C" w:rsidP="00863E1C">
            <w:r w:rsidRPr="00863E1C">
              <w:t>参数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057044E4" w14:textId="77777777" w:rsidR="00863E1C" w:rsidRPr="00863E1C" w:rsidRDefault="00863E1C" w:rsidP="00863E1C">
            <w:r w:rsidRPr="00863E1C">
              <w:t>含义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3F0F9CF2" w14:textId="77777777" w:rsidR="00863E1C" w:rsidRPr="00863E1C" w:rsidRDefault="00863E1C" w:rsidP="00863E1C">
            <w:r w:rsidRPr="00863E1C">
              <w:t>类型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5504B9A4" w14:textId="77777777" w:rsidR="00863E1C" w:rsidRPr="00863E1C" w:rsidRDefault="00863E1C" w:rsidP="00863E1C">
            <w:r w:rsidRPr="00863E1C">
              <w:t>是否必填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3152BE97" w14:textId="77777777" w:rsidR="00863E1C" w:rsidRPr="00863E1C" w:rsidRDefault="00863E1C" w:rsidP="00863E1C">
            <w:r w:rsidRPr="00863E1C">
              <w:t>备注</w:t>
            </w:r>
          </w:p>
        </w:tc>
      </w:tr>
      <w:tr w:rsidR="00863E1C" w:rsidRPr="00863E1C" w14:paraId="7D624002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4DDF98C6" w14:textId="77777777" w:rsidR="00863E1C" w:rsidRPr="00863E1C" w:rsidRDefault="00863E1C" w:rsidP="00863E1C">
            <w:r w:rsidRPr="00863E1C">
              <w:t>data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15F4CBEF" w14:textId="77777777" w:rsidR="00863E1C" w:rsidRPr="00863E1C" w:rsidRDefault="00863E1C" w:rsidP="00863E1C">
            <w:r w:rsidRPr="00863E1C">
              <w:t>业务数据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6B4047CB" w14:textId="77777777" w:rsidR="00863E1C" w:rsidRPr="00863E1C" w:rsidRDefault="00863E1C" w:rsidP="00863E1C">
            <w:r w:rsidRPr="00863E1C">
              <w:t>String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1C0F2AE3" w14:textId="77777777" w:rsidR="00863E1C" w:rsidRPr="00863E1C" w:rsidRDefault="00863E1C" w:rsidP="00863E1C">
            <w:r w:rsidRPr="00863E1C">
              <w:t>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0CED0EED" w14:textId="77777777" w:rsidR="00863E1C" w:rsidRPr="00863E1C" w:rsidRDefault="00863E1C" w:rsidP="00863E1C">
            <w:r w:rsidRPr="00863E1C">
              <w:t>对</w:t>
            </w:r>
            <w:proofErr w:type="spellStart"/>
            <w:r w:rsidRPr="00863E1C">
              <w:t>json</w:t>
            </w:r>
            <w:proofErr w:type="spellEnd"/>
            <w:r w:rsidRPr="00863E1C">
              <w:t>格式的业务数据进行base64编码后的值。</w:t>
            </w:r>
          </w:p>
        </w:tc>
      </w:tr>
      <w:tr w:rsidR="00863E1C" w:rsidRPr="00863E1C" w14:paraId="3BC80704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3D3E897C" w14:textId="77777777" w:rsidR="00863E1C" w:rsidRPr="00863E1C" w:rsidRDefault="00863E1C" w:rsidP="00863E1C">
            <w:proofErr w:type="spellStart"/>
            <w:r w:rsidRPr="00863E1C">
              <w:t>customerId</w:t>
            </w:r>
            <w:proofErr w:type="spellEnd"/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232D1E29" w14:textId="77777777" w:rsidR="00863E1C" w:rsidRPr="00863E1C" w:rsidRDefault="00863E1C" w:rsidP="00863E1C">
            <w:r w:rsidRPr="00863E1C">
              <w:t>合作商编号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14EAC2A5" w14:textId="77777777" w:rsidR="00863E1C" w:rsidRPr="00863E1C" w:rsidRDefault="00863E1C" w:rsidP="00863E1C">
            <w:r w:rsidRPr="00863E1C">
              <w:t>Long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0D39ECD1" w14:textId="77777777" w:rsidR="00863E1C" w:rsidRPr="00863E1C" w:rsidRDefault="00863E1C" w:rsidP="00863E1C">
            <w:r w:rsidRPr="00863E1C">
              <w:t>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023EBC3C" w14:textId="77777777" w:rsidR="00863E1C" w:rsidRPr="00863E1C" w:rsidRDefault="00863E1C" w:rsidP="00863E1C">
            <w:r w:rsidRPr="00863E1C">
              <w:t>商家编号由京东商城提供。</w:t>
            </w:r>
          </w:p>
        </w:tc>
      </w:tr>
      <w:tr w:rsidR="00863E1C" w:rsidRPr="00863E1C" w14:paraId="42189A6E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5E6E9"/>
            <w:vAlign w:val="center"/>
            <w:hideMark/>
          </w:tcPr>
          <w:p w14:paraId="03C1E74C" w14:textId="77777777" w:rsidR="00863E1C" w:rsidRPr="00863E1C" w:rsidRDefault="00863E1C" w:rsidP="00863E1C">
            <w:r w:rsidRPr="00863E1C">
              <w:t>timestamp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5E6E9"/>
            <w:vAlign w:val="center"/>
            <w:hideMark/>
          </w:tcPr>
          <w:p w14:paraId="40D2F3A0" w14:textId="77777777" w:rsidR="00863E1C" w:rsidRPr="00863E1C" w:rsidRDefault="00863E1C" w:rsidP="00863E1C">
            <w:r w:rsidRPr="00863E1C">
              <w:t>当前时间戳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5E6E9"/>
            <w:vAlign w:val="center"/>
            <w:hideMark/>
          </w:tcPr>
          <w:p w14:paraId="77D9109F" w14:textId="77777777" w:rsidR="00863E1C" w:rsidRPr="00863E1C" w:rsidRDefault="00863E1C" w:rsidP="00863E1C">
            <w:r w:rsidRPr="00863E1C">
              <w:t>String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5E6E9"/>
            <w:vAlign w:val="center"/>
            <w:hideMark/>
          </w:tcPr>
          <w:p w14:paraId="5D5F993F" w14:textId="77777777" w:rsidR="00863E1C" w:rsidRPr="00863E1C" w:rsidRDefault="00863E1C" w:rsidP="00863E1C">
            <w:r w:rsidRPr="00863E1C">
              <w:t>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5E6E9"/>
            <w:vAlign w:val="center"/>
            <w:hideMark/>
          </w:tcPr>
          <w:p w14:paraId="3786FEE6" w14:textId="77777777" w:rsidR="00863E1C" w:rsidRPr="00863E1C" w:rsidRDefault="00863E1C" w:rsidP="00863E1C">
            <w:r w:rsidRPr="00863E1C">
              <w:t>格式为</w:t>
            </w:r>
          </w:p>
          <w:p w14:paraId="50ED7E71" w14:textId="77777777" w:rsidR="00863E1C" w:rsidRPr="00863E1C" w:rsidRDefault="00863E1C" w:rsidP="00863E1C">
            <w:proofErr w:type="spellStart"/>
            <w:r w:rsidRPr="00863E1C">
              <w:t>yyyMMddHHmmss</w:t>
            </w:r>
            <w:proofErr w:type="spellEnd"/>
            <w:r w:rsidRPr="00863E1C">
              <w:t xml:space="preserve"> 4位年+2位月+2位日+2位时+2位分+2位秒</w:t>
            </w:r>
          </w:p>
        </w:tc>
      </w:tr>
      <w:tr w:rsidR="00863E1C" w:rsidRPr="00863E1C" w14:paraId="0B41D44D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5E6E9"/>
            <w:vAlign w:val="center"/>
            <w:hideMark/>
          </w:tcPr>
          <w:p w14:paraId="44E93E95" w14:textId="77777777" w:rsidR="00863E1C" w:rsidRPr="00863E1C" w:rsidRDefault="00863E1C" w:rsidP="00863E1C">
            <w:r w:rsidRPr="00863E1C">
              <w:t>sign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5E6E9"/>
            <w:vAlign w:val="center"/>
            <w:hideMark/>
          </w:tcPr>
          <w:p w14:paraId="4312C50D" w14:textId="77777777" w:rsidR="00863E1C" w:rsidRPr="00863E1C" w:rsidRDefault="00863E1C" w:rsidP="00863E1C">
            <w:r w:rsidRPr="00863E1C">
              <w:t>MD5签名摘要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5E6E9"/>
            <w:vAlign w:val="center"/>
            <w:hideMark/>
          </w:tcPr>
          <w:p w14:paraId="421E6548" w14:textId="77777777" w:rsidR="00863E1C" w:rsidRPr="00863E1C" w:rsidRDefault="00863E1C" w:rsidP="00863E1C">
            <w:r w:rsidRPr="00863E1C">
              <w:t>String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5E6E9"/>
            <w:vAlign w:val="center"/>
            <w:hideMark/>
          </w:tcPr>
          <w:p w14:paraId="232041AA" w14:textId="77777777" w:rsidR="00863E1C" w:rsidRPr="00863E1C" w:rsidRDefault="00863E1C" w:rsidP="00863E1C">
            <w:r w:rsidRPr="00863E1C">
              <w:t>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5E6E9"/>
            <w:vAlign w:val="center"/>
            <w:hideMark/>
          </w:tcPr>
          <w:p w14:paraId="2783EDAD" w14:textId="77777777" w:rsidR="00863E1C" w:rsidRPr="00863E1C" w:rsidRDefault="00863E1C" w:rsidP="00863E1C"/>
        </w:tc>
      </w:tr>
      <w:tr w:rsidR="00863E1C" w:rsidRPr="00863E1C" w14:paraId="306B1929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777A4844" w14:textId="77777777" w:rsidR="00863E1C" w:rsidRPr="00863E1C" w:rsidRDefault="00863E1C" w:rsidP="00863E1C">
            <w:r w:rsidRPr="00863E1C">
              <w:lastRenderedPageBreak/>
              <w:t>version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29333EAF" w14:textId="77777777" w:rsidR="00863E1C" w:rsidRPr="00863E1C" w:rsidRDefault="00863E1C" w:rsidP="00863E1C">
            <w:r w:rsidRPr="00863E1C">
              <w:t>接口版本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2DF87B4B" w14:textId="77777777" w:rsidR="00863E1C" w:rsidRPr="00863E1C" w:rsidRDefault="00863E1C" w:rsidP="00863E1C">
            <w:r w:rsidRPr="00863E1C">
              <w:t>String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309EBD2B" w14:textId="77777777" w:rsidR="00863E1C" w:rsidRPr="00863E1C" w:rsidRDefault="00863E1C" w:rsidP="00863E1C"/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54CBFB0E" w14:textId="77777777" w:rsidR="00863E1C" w:rsidRPr="00863E1C" w:rsidRDefault="00863E1C" w:rsidP="00863E1C">
            <w:r w:rsidRPr="00863E1C">
              <w:t>该参数暂时不使用</w:t>
            </w:r>
          </w:p>
        </w:tc>
      </w:tr>
      <w:tr w:rsidR="00863E1C" w:rsidRPr="00863E1C" w14:paraId="1BC58036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B101E7" w14:textId="77777777" w:rsidR="00863E1C" w:rsidRPr="00863E1C" w:rsidRDefault="00863E1C" w:rsidP="00863E1C"/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A2C3BF" w14:textId="77777777" w:rsidR="00863E1C" w:rsidRPr="00863E1C" w:rsidRDefault="00863E1C" w:rsidP="00863E1C"/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3C6582" w14:textId="77777777" w:rsidR="00863E1C" w:rsidRPr="00863E1C" w:rsidRDefault="00863E1C" w:rsidP="00863E1C"/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0EEE17" w14:textId="77777777" w:rsidR="00863E1C" w:rsidRPr="00863E1C" w:rsidRDefault="00863E1C" w:rsidP="00863E1C"/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D0B53C" w14:textId="77777777" w:rsidR="00863E1C" w:rsidRPr="00863E1C" w:rsidRDefault="00863E1C" w:rsidP="00863E1C"/>
        </w:tc>
      </w:tr>
    </w:tbl>
    <w:p w14:paraId="02D4610E" w14:textId="77777777" w:rsidR="00863E1C" w:rsidRPr="00863E1C" w:rsidRDefault="00863E1C" w:rsidP="00863E1C">
      <w:pPr>
        <w:rPr>
          <w:b/>
          <w:bCs/>
        </w:rPr>
      </w:pPr>
      <w:r w:rsidRPr="00863E1C">
        <w:rPr>
          <w:b/>
          <w:bCs/>
        </w:rPr>
        <w:t>2.6.1.2业务数据 JSON的格式说明</w:t>
      </w:r>
    </w:p>
    <w:p w14:paraId="289BFA81" w14:textId="77777777" w:rsidR="00863E1C" w:rsidRPr="00863E1C" w:rsidRDefault="00863E1C" w:rsidP="00863E1C">
      <w:r w:rsidRPr="00863E1C">
        <w:t>业务数据例子 (消息体中参数data为对该业务数据</w:t>
      </w:r>
      <w:proofErr w:type="spellStart"/>
      <w:r w:rsidRPr="00863E1C">
        <w:t>json</w:t>
      </w:r>
      <w:proofErr w:type="spellEnd"/>
      <w:r w:rsidRPr="00863E1C">
        <w:t>串base64之后的值)</w:t>
      </w:r>
    </w:p>
    <w:p w14:paraId="02E5E4FC" w14:textId="77777777" w:rsidR="00863E1C" w:rsidRPr="00863E1C" w:rsidRDefault="00863E1C" w:rsidP="00863E1C">
      <w:r w:rsidRPr="00863E1C">
        <w:t>{"tokenId":"xxx","skuId":"xxxxxx","userIp":"127.0.0.1"}</w:t>
      </w:r>
    </w:p>
    <w:p w14:paraId="488E51EA" w14:textId="77777777" w:rsidR="00863E1C" w:rsidRPr="00863E1C" w:rsidRDefault="00863E1C" w:rsidP="00863E1C">
      <w:proofErr w:type="gramStart"/>
      <w:r w:rsidRPr="00863E1C">
        <w:t>data:=</w:t>
      </w:r>
      <w:proofErr w:type="gramEnd"/>
      <w:r w:rsidRPr="00863E1C">
        <w:t>base64({"tokenId":"xxx","skuId":"xxxxxx","userIp":"127.0.0.1"</w:t>
      </w:r>
      <w:proofErr w:type="gramStart"/>
      <w:r w:rsidRPr="00863E1C">
        <w:t>} )</w:t>
      </w:r>
      <w:proofErr w:type="gramEnd"/>
    </w:p>
    <w:p w14:paraId="16E96AF5" w14:textId="77777777" w:rsidR="00863E1C" w:rsidRPr="00863E1C" w:rsidRDefault="00863E1C" w:rsidP="00863E1C">
      <w:r w:rsidRPr="00863E1C">
        <w:t>业务参数各字段说明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1505"/>
        <w:gridCol w:w="1634"/>
        <w:gridCol w:w="1505"/>
        <w:gridCol w:w="1951"/>
      </w:tblGrid>
      <w:tr w:rsidR="00863E1C" w:rsidRPr="00863E1C" w14:paraId="7C079019" w14:textId="77777777" w:rsidTr="00863E1C">
        <w:tc>
          <w:tcPr>
            <w:tcW w:w="16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13B90788" w14:textId="77777777" w:rsidR="00863E1C" w:rsidRPr="00863E1C" w:rsidRDefault="00863E1C" w:rsidP="00863E1C">
            <w:r w:rsidRPr="00863E1C">
              <w:t>参数</w:t>
            </w:r>
          </w:p>
        </w:tc>
        <w:tc>
          <w:tcPr>
            <w:tcW w:w="15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3C62ADAB" w14:textId="77777777" w:rsidR="00863E1C" w:rsidRPr="00863E1C" w:rsidRDefault="00863E1C" w:rsidP="00863E1C">
            <w:r w:rsidRPr="00863E1C">
              <w:t>含义</w:t>
            </w:r>
          </w:p>
        </w:tc>
        <w:tc>
          <w:tcPr>
            <w:tcW w:w="16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30AD5AFB" w14:textId="77777777" w:rsidR="00863E1C" w:rsidRPr="00863E1C" w:rsidRDefault="00863E1C" w:rsidP="00863E1C">
            <w:r w:rsidRPr="00863E1C">
              <w:t>类型</w:t>
            </w:r>
          </w:p>
        </w:tc>
        <w:tc>
          <w:tcPr>
            <w:tcW w:w="15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05880B34" w14:textId="77777777" w:rsidR="00863E1C" w:rsidRPr="00863E1C" w:rsidRDefault="00863E1C" w:rsidP="00863E1C">
            <w:r w:rsidRPr="00863E1C">
              <w:t>是否必填</w:t>
            </w:r>
          </w:p>
        </w:tc>
        <w:tc>
          <w:tcPr>
            <w:tcW w:w="19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4F229053" w14:textId="77777777" w:rsidR="00863E1C" w:rsidRPr="00863E1C" w:rsidRDefault="00863E1C" w:rsidP="00863E1C">
            <w:r w:rsidRPr="00863E1C">
              <w:t>备注</w:t>
            </w:r>
          </w:p>
        </w:tc>
      </w:tr>
      <w:tr w:rsidR="00863E1C" w:rsidRPr="00863E1C" w14:paraId="75340C66" w14:textId="77777777" w:rsidTr="00863E1C">
        <w:tc>
          <w:tcPr>
            <w:tcW w:w="16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49300804" w14:textId="77777777" w:rsidR="00863E1C" w:rsidRPr="00863E1C" w:rsidRDefault="00863E1C" w:rsidP="00863E1C">
            <w:proofErr w:type="spellStart"/>
            <w:r w:rsidRPr="00863E1C">
              <w:t>userIp</w:t>
            </w:r>
            <w:proofErr w:type="spellEnd"/>
          </w:p>
        </w:tc>
        <w:tc>
          <w:tcPr>
            <w:tcW w:w="15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52B061E3" w14:textId="77777777" w:rsidR="00863E1C" w:rsidRPr="00863E1C" w:rsidRDefault="00863E1C" w:rsidP="00863E1C">
            <w:r w:rsidRPr="00863E1C">
              <w:t>用户</w:t>
            </w:r>
            <w:proofErr w:type="spellStart"/>
            <w:r w:rsidRPr="00863E1C">
              <w:t>ip</w:t>
            </w:r>
            <w:proofErr w:type="spellEnd"/>
            <w:r w:rsidRPr="00863E1C">
              <w:t>地址</w:t>
            </w:r>
          </w:p>
        </w:tc>
        <w:tc>
          <w:tcPr>
            <w:tcW w:w="16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53A81289" w14:textId="77777777" w:rsidR="00863E1C" w:rsidRPr="00863E1C" w:rsidRDefault="00863E1C" w:rsidP="00863E1C">
            <w:r w:rsidRPr="00863E1C">
              <w:t>String</w:t>
            </w:r>
          </w:p>
        </w:tc>
        <w:tc>
          <w:tcPr>
            <w:tcW w:w="15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71DC0023" w14:textId="77777777" w:rsidR="00863E1C" w:rsidRPr="00863E1C" w:rsidRDefault="00863E1C" w:rsidP="00863E1C">
            <w:r w:rsidRPr="00863E1C">
              <w:t>否</w:t>
            </w:r>
          </w:p>
        </w:tc>
        <w:tc>
          <w:tcPr>
            <w:tcW w:w="19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1FFE2DE9" w14:textId="77777777" w:rsidR="00863E1C" w:rsidRPr="00863E1C" w:rsidRDefault="00863E1C" w:rsidP="00863E1C">
            <w:r w:rsidRPr="00863E1C">
              <w:t>如：10.124.134.25</w:t>
            </w:r>
          </w:p>
        </w:tc>
      </w:tr>
      <w:tr w:rsidR="00863E1C" w:rsidRPr="00863E1C" w14:paraId="061134E1" w14:textId="77777777" w:rsidTr="00863E1C">
        <w:tc>
          <w:tcPr>
            <w:tcW w:w="16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68CC8D34" w14:textId="77777777" w:rsidR="00863E1C" w:rsidRPr="00863E1C" w:rsidRDefault="00863E1C" w:rsidP="00863E1C">
            <w:proofErr w:type="spellStart"/>
            <w:r w:rsidRPr="00863E1C">
              <w:t>tokenId</w:t>
            </w:r>
            <w:proofErr w:type="spellEnd"/>
          </w:p>
        </w:tc>
        <w:tc>
          <w:tcPr>
            <w:tcW w:w="15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0A51F051" w14:textId="77777777" w:rsidR="00863E1C" w:rsidRPr="00863E1C" w:rsidRDefault="00863E1C" w:rsidP="00863E1C">
            <w:r w:rsidRPr="00863E1C">
              <w:t>唯一ID</w:t>
            </w:r>
          </w:p>
        </w:tc>
        <w:tc>
          <w:tcPr>
            <w:tcW w:w="16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047D0089" w14:textId="77777777" w:rsidR="00863E1C" w:rsidRPr="00863E1C" w:rsidRDefault="00863E1C" w:rsidP="00863E1C">
            <w:r w:rsidRPr="00863E1C">
              <w:t>String</w:t>
            </w:r>
          </w:p>
        </w:tc>
        <w:tc>
          <w:tcPr>
            <w:tcW w:w="15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4A8A4895" w14:textId="77777777" w:rsidR="00863E1C" w:rsidRPr="00863E1C" w:rsidRDefault="00863E1C" w:rsidP="00863E1C">
            <w:r w:rsidRPr="00863E1C">
              <w:t>必填</w:t>
            </w:r>
          </w:p>
        </w:tc>
        <w:tc>
          <w:tcPr>
            <w:tcW w:w="19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360F5A8A" w14:textId="77777777" w:rsidR="00863E1C" w:rsidRPr="00863E1C" w:rsidRDefault="00863E1C" w:rsidP="00863E1C">
            <w:r w:rsidRPr="00863E1C">
              <w:t>如：</w:t>
            </w:r>
            <w:proofErr w:type="spellStart"/>
            <w:r w:rsidRPr="00863E1C">
              <w:t>xxxxx</w:t>
            </w:r>
            <w:proofErr w:type="spellEnd"/>
            <w:r w:rsidRPr="00863E1C">
              <w:t>， 合作商家生成，保证唯一性，长度不超过32位</w:t>
            </w:r>
          </w:p>
        </w:tc>
      </w:tr>
      <w:tr w:rsidR="00863E1C" w:rsidRPr="00863E1C" w14:paraId="1B78D6EF" w14:textId="77777777" w:rsidTr="00863E1C">
        <w:tc>
          <w:tcPr>
            <w:tcW w:w="16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5D265FEC" w14:textId="77777777" w:rsidR="00863E1C" w:rsidRPr="00863E1C" w:rsidRDefault="00863E1C" w:rsidP="00863E1C">
            <w:proofErr w:type="spellStart"/>
            <w:r w:rsidRPr="00863E1C">
              <w:t>skuId</w:t>
            </w:r>
            <w:proofErr w:type="spellEnd"/>
          </w:p>
        </w:tc>
        <w:tc>
          <w:tcPr>
            <w:tcW w:w="15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243AC5D1" w14:textId="77777777" w:rsidR="00863E1C" w:rsidRPr="00863E1C" w:rsidRDefault="00863E1C" w:rsidP="00863E1C">
            <w:r w:rsidRPr="00863E1C">
              <w:t>商品id</w:t>
            </w:r>
          </w:p>
        </w:tc>
        <w:tc>
          <w:tcPr>
            <w:tcW w:w="16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7DC397AC" w14:textId="77777777" w:rsidR="00863E1C" w:rsidRPr="00863E1C" w:rsidRDefault="00863E1C" w:rsidP="00863E1C">
            <w:r w:rsidRPr="00863E1C">
              <w:t>String</w:t>
            </w:r>
          </w:p>
        </w:tc>
        <w:tc>
          <w:tcPr>
            <w:tcW w:w="15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539E9CE4" w14:textId="77777777" w:rsidR="00863E1C" w:rsidRPr="00863E1C" w:rsidRDefault="00863E1C" w:rsidP="00863E1C">
            <w:r w:rsidRPr="00863E1C">
              <w:t>必填</w:t>
            </w:r>
          </w:p>
        </w:tc>
        <w:tc>
          <w:tcPr>
            <w:tcW w:w="19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06F5B6F7" w14:textId="77777777" w:rsidR="00863E1C" w:rsidRPr="00863E1C" w:rsidRDefault="00863E1C" w:rsidP="00863E1C">
            <w:r w:rsidRPr="00863E1C">
              <w:t>京东分配商品id，对于在商家在京麦平台创建的优惠活动，该字段必传</w:t>
            </w:r>
          </w:p>
        </w:tc>
      </w:tr>
      <w:tr w:rsidR="00863E1C" w:rsidRPr="00863E1C" w14:paraId="17412E0D" w14:textId="77777777" w:rsidTr="00863E1C">
        <w:tc>
          <w:tcPr>
            <w:tcW w:w="16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05DA40F5" w14:textId="77777777" w:rsidR="00863E1C" w:rsidRPr="00863E1C" w:rsidRDefault="00863E1C" w:rsidP="00863E1C">
            <w:proofErr w:type="spellStart"/>
            <w:r w:rsidRPr="00863E1C">
              <w:t>outId</w:t>
            </w:r>
            <w:proofErr w:type="spellEnd"/>
          </w:p>
        </w:tc>
        <w:tc>
          <w:tcPr>
            <w:tcW w:w="15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20FA97F9" w14:textId="77777777" w:rsidR="00863E1C" w:rsidRPr="00863E1C" w:rsidRDefault="00863E1C" w:rsidP="00863E1C">
            <w:r w:rsidRPr="00863E1C">
              <w:t>商品在外部商家的编号</w:t>
            </w:r>
          </w:p>
        </w:tc>
        <w:tc>
          <w:tcPr>
            <w:tcW w:w="16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48A5024C" w14:textId="77777777" w:rsidR="00863E1C" w:rsidRPr="00863E1C" w:rsidRDefault="00863E1C" w:rsidP="00863E1C">
            <w:r w:rsidRPr="00863E1C">
              <w:t>String</w:t>
            </w:r>
          </w:p>
        </w:tc>
        <w:tc>
          <w:tcPr>
            <w:tcW w:w="15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7D560B73" w14:textId="77777777" w:rsidR="00863E1C" w:rsidRPr="00863E1C" w:rsidRDefault="00863E1C" w:rsidP="00863E1C">
            <w:r w:rsidRPr="00863E1C">
              <w:t>否</w:t>
            </w:r>
          </w:p>
        </w:tc>
        <w:tc>
          <w:tcPr>
            <w:tcW w:w="19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690245EB" w14:textId="77777777" w:rsidR="00863E1C" w:rsidRPr="00863E1C" w:rsidRDefault="00863E1C" w:rsidP="00863E1C">
            <w:proofErr w:type="gramStart"/>
            <w:r w:rsidRPr="00863E1C">
              <w:t>京麦平台</w:t>
            </w:r>
            <w:proofErr w:type="gramEnd"/>
            <w:r w:rsidRPr="00863E1C">
              <w:t>发布商品时，填写的外部商品编码</w:t>
            </w:r>
          </w:p>
        </w:tc>
      </w:tr>
    </w:tbl>
    <w:p w14:paraId="373C431E" w14:textId="77777777" w:rsidR="00863E1C" w:rsidRPr="00863E1C" w:rsidRDefault="00863E1C" w:rsidP="00863E1C">
      <w:pPr>
        <w:rPr>
          <w:b/>
          <w:bCs/>
        </w:rPr>
      </w:pPr>
      <w:r w:rsidRPr="00863E1C">
        <w:rPr>
          <w:b/>
          <w:bCs/>
        </w:rPr>
        <w:t>2.6.1.3 合作</w:t>
      </w:r>
      <w:proofErr w:type="gramStart"/>
      <w:r w:rsidRPr="00863E1C">
        <w:rPr>
          <w:b/>
          <w:bCs/>
        </w:rPr>
        <w:t>商系统</w:t>
      </w:r>
      <w:proofErr w:type="gramEnd"/>
      <w:r w:rsidRPr="00863E1C">
        <w:rPr>
          <w:b/>
          <w:bCs/>
        </w:rPr>
        <w:t>返回数据说明</w:t>
      </w:r>
    </w:p>
    <w:p w14:paraId="1DE7B6C8" w14:textId="77777777" w:rsidR="00863E1C" w:rsidRPr="00863E1C" w:rsidRDefault="00863E1C" w:rsidP="00863E1C">
      <w:pPr>
        <w:numPr>
          <w:ilvl w:val="0"/>
          <w:numId w:val="14"/>
        </w:numPr>
      </w:pPr>
      <w:r w:rsidRPr="00863E1C">
        <w:t>数据示例说明</w:t>
      </w:r>
    </w:p>
    <w:p w14:paraId="5D5BEB2D" w14:textId="77777777" w:rsidR="00863E1C" w:rsidRPr="00863E1C" w:rsidRDefault="00863E1C" w:rsidP="00863E1C">
      <w:r w:rsidRPr="00863E1C">
        <w:t>{</w:t>
      </w:r>
    </w:p>
    <w:p w14:paraId="2A59F2FE" w14:textId="77777777" w:rsidR="00863E1C" w:rsidRPr="00863E1C" w:rsidRDefault="00863E1C" w:rsidP="00863E1C">
      <w:r w:rsidRPr="00863E1C">
        <w:t xml:space="preserve">    "</w:t>
      </w:r>
      <w:proofErr w:type="spellStart"/>
      <w:r w:rsidRPr="00863E1C">
        <w:t>gameName</w:t>
      </w:r>
      <w:proofErr w:type="spellEnd"/>
      <w:r w:rsidRPr="00863E1C">
        <w:t>":"王者荣耀",</w:t>
      </w:r>
    </w:p>
    <w:p w14:paraId="57CBC55A" w14:textId="77777777" w:rsidR="00863E1C" w:rsidRPr="00863E1C" w:rsidRDefault="00863E1C" w:rsidP="00863E1C">
      <w:r w:rsidRPr="00863E1C">
        <w:t xml:space="preserve">    "accountNumber":"12312312"</w:t>
      </w:r>
    </w:p>
    <w:p w14:paraId="3F5EE7AF" w14:textId="77777777" w:rsidR="00863E1C" w:rsidRPr="00863E1C" w:rsidRDefault="00863E1C" w:rsidP="00863E1C">
      <w:r w:rsidRPr="00863E1C">
        <w:t>    "</w:t>
      </w:r>
      <w:proofErr w:type="spellStart"/>
      <w:r w:rsidRPr="00863E1C">
        <w:t>accountDesc</w:t>
      </w:r>
      <w:proofErr w:type="spellEnd"/>
      <w:r w:rsidRPr="00863E1C">
        <w:t>":"邮箱未绑定</w:t>
      </w:r>
      <w:proofErr w:type="spellStart"/>
      <w:r w:rsidRPr="00863E1C">
        <w:t>xxxxx</w:t>
      </w:r>
      <w:proofErr w:type="spellEnd"/>
      <w:r w:rsidRPr="00863E1C">
        <w:t>",</w:t>
      </w:r>
    </w:p>
    <w:p w14:paraId="36EB042F" w14:textId="77777777" w:rsidR="00863E1C" w:rsidRPr="00863E1C" w:rsidRDefault="00863E1C" w:rsidP="00863E1C">
      <w:r w:rsidRPr="00863E1C">
        <w:t>    "</w:t>
      </w:r>
      <w:proofErr w:type="spellStart"/>
      <w:r w:rsidRPr="00863E1C">
        <w:t>accountInformations</w:t>
      </w:r>
      <w:proofErr w:type="spellEnd"/>
      <w:proofErr w:type="gramStart"/>
      <w:r w:rsidRPr="00863E1C">
        <w:t>":[</w:t>
      </w:r>
      <w:proofErr w:type="gramEnd"/>
    </w:p>
    <w:p w14:paraId="710C5038" w14:textId="77777777" w:rsidR="00863E1C" w:rsidRPr="00863E1C" w:rsidRDefault="00863E1C" w:rsidP="00863E1C">
      <w:r w:rsidRPr="00863E1C">
        <w:t>        {</w:t>
      </w:r>
    </w:p>
    <w:p w14:paraId="006E69B0" w14:textId="77777777" w:rsidR="00863E1C" w:rsidRPr="00863E1C" w:rsidRDefault="00863E1C" w:rsidP="00863E1C">
      <w:r w:rsidRPr="00863E1C">
        <w:t>            "</w:t>
      </w:r>
      <w:proofErr w:type="spellStart"/>
      <w:r w:rsidRPr="00863E1C">
        <w:t>childAccountInformation</w:t>
      </w:r>
      <w:proofErr w:type="spellEnd"/>
      <w:proofErr w:type="gramStart"/>
      <w:r w:rsidRPr="00863E1C">
        <w:t>":[</w:t>
      </w:r>
      <w:proofErr w:type="gramEnd"/>
    </w:p>
    <w:p w14:paraId="26D9236F" w14:textId="77777777" w:rsidR="00863E1C" w:rsidRPr="00863E1C" w:rsidRDefault="00863E1C" w:rsidP="00863E1C">
      <w:r w:rsidRPr="00863E1C">
        <w:lastRenderedPageBreak/>
        <w:t>                {</w:t>
      </w:r>
    </w:p>
    <w:p w14:paraId="73313064" w14:textId="77777777" w:rsidR="00863E1C" w:rsidRPr="00863E1C" w:rsidRDefault="00863E1C" w:rsidP="00863E1C">
      <w:r w:rsidRPr="00863E1C">
        <w:t>                    "</w:t>
      </w:r>
      <w:proofErr w:type="spellStart"/>
      <w:r w:rsidRPr="00863E1C">
        <w:t>imageUrls</w:t>
      </w:r>
      <w:proofErr w:type="spellEnd"/>
      <w:proofErr w:type="gramStart"/>
      <w:r w:rsidRPr="00863E1C">
        <w:t>":[</w:t>
      </w:r>
      <w:proofErr w:type="gramEnd"/>
    </w:p>
    <w:p w14:paraId="411A5437" w14:textId="77777777" w:rsidR="00863E1C" w:rsidRPr="00863E1C" w:rsidRDefault="00863E1C" w:rsidP="00863E1C">
      <w:r w:rsidRPr="00863E1C">
        <w:t>                        "https://xxxx.png",</w:t>
      </w:r>
    </w:p>
    <w:p w14:paraId="2A1DA929" w14:textId="77777777" w:rsidR="00863E1C" w:rsidRPr="00863E1C" w:rsidRDefault="00863E1C" w:rsidP="00863E1C">
      <w:r w:rsidRPr="00863E1C">
        <w:t>                        "https://xxx.png"</w:t>
      </w:r>
    </w:p>
    <w:p w14:paraId="4EEF41F1" w14:textId="77777777" w:rsidR="00863E1C" w:rsidRPr="00863E1C" w:rsidRDefault="00863E1C" w:rsidP="00863E1C">
      <w:r w:rsidRPr="00863E1C">
        <w:t>                    ],</w:t>
      </w:r>
    </w:p>
    <w:p w14:paraId="4BC18F4B" w14:textId="77777777" w:rsidR="00863E1C" w:rsidRPr="00863E1C" w:rsidRDefault="00863E1C" w:rsidP="00863E1C">
      <w:r w:rsidRPr="00863E1C">
        <w:t>                    "title":"星级"</w:t>
      </w:r>
    </w:p>
    <w:p w14:paraId="5BA31ACB" w14:textId="77777777" w:rsidR="00863E1C" w:rsidRPr="00863E1C" w:rsidRDefault="00863E1C" w:rsidP="00863E1C">
      <w:r w:rsidRPr="00863E1C">
        <w:t>                },</w:t>
      </w:r>
    </w:p>
    <w:p w14:paraId="1B47C2D4" w14:textId="77777777" w:rsidR="00863E1C" w:rsidRPr="00863E1C" w:rsidRDefault="00863E1C" w:rsidP="00863E1C">
      <w:r w:rsidRPr="00863E1C">
        <w:t>                {</w:t>
      </w:r>
    </w:p>
    <w:p w14:paraId="2B09F3C4" w14:textId="77777777" w:rsidR="00863E1C" w:rsidRPr="00863E1C" w:rsidRDefault="00863E1C" w:rsidP="00863E1C">
      <w:r w:rsidRPr="00863E1C">
        <w:t>                    "</w:t>
      </w:r>
      <w:proofErr w:type="spellStart"/>
      <w:r w:rsidRPr="00863E1C">
        <w:t>imageUrls</w:t>
      </w:r>
      <w:proofErr w:type="spellEnd"/>
      <w:proofErr w:type="gramStart"/>
      <w:r w:rsidRPr="00863E1C">
        <w:t>":[</w:t>
      </w:r>
      <w:proofErr w:type="gramEnd"/>
    </w:p>
    <w:p w14:paraId="37D97B3F" w14:textId="77777777" w:rsidR="00863E1C" w:rsidRPr="00863E1C" w:rsidRDefault="00863E1C" w:rsidP="00863E1C">
      <w:r w:rsidRPr="00863E1C">
        <w:t>                        "https://xxxx.png",</w:t>
      </w:r>
    </w:p>
    <w:p w14:paraId="2D59FFF2" w14:textId="77777777" w:rsidR="00863E1C" w:rsidRPr="00863E1C" w:rsidRDefault="00863E1C" w:rsidP="00863E1C">
      <w:r w:rsidRPr="00863E1C">
        <w:t>                        "https://xxx.png"</w:t>
      </w:r>
    </w:p>
    <w:p w14:paraId="70BCBB81" w14:textId="77777777" w:rsidR="00863E1C" w:rsidRPr="00863E1C" w:rsidRDefault="00863E1C" w:rsidP="00863E1C">
      <w:r w:rsidRPr="00863E1C">
        <w:t>                    ],</w:t>
      </w:r>
    </w:p>
    <w:p w14:paraId="137246D7" w14:textId="77777777" w:rsidR="00863E1C" w:rsidRPr="00863E1C" w:rsidRDefault="00863E1C" w:rsidP="00863E1C">
      <w:r w:rsidRPr="00863E1C">
        <w:t>                    "title":"元素"</w:t>
      </w:r>
    </w:p>
    <w:p w14:paraId="22146D11" w14:textId="77777777" w:rsidR="00863E1C" w:rsidRPr="00863E1C" w:rsidRDefault="00863E1C" w:rsidP="00863E1C">
      <w:r w:rsidRPr="00863E1C">
        <w:t>                }</w:t>
      </w:r>
    </w:p>
    <w:p w14:paraId="04A8D92E" w14:textId="77777777" w:rsidR="00863E1C" w:rsidRPr="00863E1C" w:rsidRDefault="00863E1C" w:rsidP="00863E1C">
      <w:r w:rsidRPr="00863E1C">
        <w:t>            ],</w:t>
      </w:r>
    </w:p>
    <w:p w14:paraId="5CA06F6F" w14:textId="77777777" w:rsidR="00863E1C" w:rsidRPr="00863E1C" w:rsidRDefault="00863E1C" w:rsidP="00863E1C">
      <w:r w:rsidRPr="00863E1C">
        <w:t>            "title":"角色"</w:t>
      </w:r>
    </w:p>
    <w:p w14:paraId="11DFD83C" w14:textId="77777777" w:rsidR="00863E1C" w:rsidRPr="00863E1C" w:rsidRDefault="00863E1C" w:rsidP="00863E1C">
      <w:r w:rsidRPr="00863E1C">
        <w:t>        },</w:t>
      </w:r>
    </w:p>
    <w:p w14:paraId="53772048" w14:textId="77777777" w:rsidR="00863E1C" w:rsidRPr="00863E1C" w:rsidRDefault="00863E1C" w:rsidP="00863E1C">
      <w:r w:rsidRPr="00863E1C">
        <w:t>        {</w:t>
      </w:r>
    </w:p>
    <w:p w14:paraId="1C1E43A0" w14:textId="77777777" w:rsidR="00863E1C" w:rsidRPr="00863E1C" w:rsidRDefault="00863E1C" w:rsidP="00863E1C">
      <w:r w:rsidRPr="00863E1C">
        <w:t>            "</w:t>
      </w:r>
      <w:proofErr w:type="spellStart"/>
      <w:r w:rsidRPr="00863E1C">
        <w:t>childAccountInformation</w:t>
      </w:r>
      <w:proofErr w:type="spellEnd"/>
      <w:proofErr w:type="gramStart"/>
      <w:r w:rsidRPr="00863E1C">
        <w:t>":[</w:t>
      </w:r>
      <w:proofErr w:type="gramEnd"/>
    </w:p>
    <w:p w14:paraId="5014FFF4" w14:textId="77777777" w:rsidR="00863E1C" w:rsidRPr="00863E1C" w:rsidRDefault="00863E1C" w:rsidP="00863E1C">
      <w:r w:rsidRPr="00863E1C">
        <w:t>                {</w:t>
      </w:r>
    </w:p>
    <w:p w14:paraId="50AC21A2" w14:textId="77777777" w:rsidR="00863E1C" w:rsidRPr="00863E1C" w:rsidRDefault="00863E1C" w:rsidP="00863E1C">
      <w:r w:rsidRPr="00863E1C">
        <w:t>                    "</w:t>
      </w:r>
      <w:proofErr w:type="spellStart"/>
      <w:r w:rsidRPr="00863E1C">
        <w:t>imageUrls</w:t>
      </w:r>
      <w:proofErr w:type="spellEnd"/>
      <w:proofErr w:type="gramStart"/>
      <w:r w:rsidRPr="00863E1C">
        <w:t>":[</w:t>
      </w:r>
      <w:proofErr w:type="gramEnd"/>
    </w:p>
    <w:p w14:paraId="76933690" w14:textId="77777777" w:rsidR="00863E1C" w:rsidRPr="00863E1C" w:rsidRDefault="00863E1C" w:rsidP="00863E1C">
      <w:r w:rsidRPr="00863E1C">
        <w:t>                        "https://xxxx.png",</w:t>
      </w:r>
    </w:p>
    <w:p w14:paraId="08A1360A" w14:textId="77777777" w:rsidR="00863E1C" w:rsidRPr="00863E1C" w:rsidRDefault="00863E1C" w:rsidP="00863E1C">
      <w:r w:rsidRPr="00863E1C">
        <w:t>                        "https://xxx.png"</w:t>
      </w:r>
    </w:p>
    <w:p w14:paraId="2BA2DDB3" w14:textId="77777777" w:rsidR="00863E1C" w:rsidRPr="00863E1C" w:rsidRDefault="00863E1C" w:rsidP="00863E1C">
      <w:r w:rsidRPr="00863E1C">
        <w:t>                    ],</w:t>
      </w:r>
    </w:p>
    <w:p w14:paraId="221FDB1E" w14:textId="77777777" w:rsidR="00863E1C" w:rsidRPr="00863E1C" w:rsidRDefault="00863E1C" w:rsidP="00863E1C">
      <w:r w:rsidRPr="00863E1C">
        <w:t>                    "title":"星级"</w:t>
      </w:r>
    </w:p>
    <w:p w14:paraId="3B25E57D" w14:textId="77777777" w:rsidR="00863E1C" w:rsidRPr="00863E1C" w:rsidRDefault="00863E1C" w:rsidP="00863E1C">
      <w:r w:rsidRPr="00863E1C">
        <w:t>                }</w:t>
      </w:r>
    </w:p>
    <w:p w14:paraId="37E1D336" w14:textId="77777777" w:rsidR="00863E1C" w:rsidRPr="00863E1C" w:rsidRDefault="00863E1C" w:rsidP="00863E1C">
      <w:r w:rsidRPr="00863E1C">
        <w:t>            ],</w:t>
      </w:r>
    </w:p>
    <w:p w14:paraId="6D70A08C" w14:textId="77777777" w:rsidR="00863E1C" w:rsidRPr="00863E1C" w:rsidRDefault="00863E1C" w:rsidP="00863E1C">
      <w:r w:rsidRPr="00863E1C">
        <w:lastRenderedPageBreak/>
        <w:t>            "title":"武器"</w:t>
      </w:r>
    </w:p>
    <w:p w14:paraId="14CC0436" w14:textId="77777777" w:rsidR="00863E1C" w:rsidRPr="00863E1C" w:rsidRDefault="00863E1C" w:rsidP="00863E1C">
      <w:r w:rsidRPr="00863E1C">
        <w:t>        }</w:t>
      </w:r>
    </w:p>
    <w:p w14:paraId="71CA4E13" w14:textId="77777777" w:rsidR="00863E1C" w:rsidRPr="00863E1C" w:rsidRDefault="00863E1C" w:rsidP="00863E1C">
      <w:r w:rsidRPr="00863E1C">
        <w:t>    ],</w:t>
      </w:r>
    </w:p>
    <w:p w14:paraId="79223386" w14:textId="77777777" w:rsidR="00863E1C" w:rsidRPr="00863E1C" w:rsidRDefault="00863E1C" w:rsidP="00863E1C">
      <w:r w:rsidRPr="00863E1C">
        <w:t>    "</w:t>
      </w:r>
      <w:proofErr w:type="spellStart"/>
      <w:r w:rsidRPr="00863E1C">
        <w:t>basicInformation</w:t>
      </w:r>
      <w:proofErr w:type="spellEnd"/>
      <w:proofErr w:type="gramStart"/>
      <w:r w:rsidRPr="00863E1C">
        <w:t>":[</w:t>
      </w:r>
      <w:proofErr w:type="gramEnd"/>
    </w:p>
    <w:p w14:paraId="301F8900" w14:textId="77777777" w:rsidR="00863E1C" w:rsidRPr="00863E1C" w:rsidRDefault="00863E1C" w:rsidP="00863E1C">
      <w:r w:rsidRPr="00863E1C">
        <w:t>        {</w:t>
      </w:r>
    </w:p>
    <w:p w14:paraId="44D79F70" w14:textId="77777777" w:rsidR="00863E1C" w:rsidRPr="00863E1C" w:rsidRDefault="00863E1C" w:rsidP="00863E1C">
      <w:r w:rsidRPr="00863E1C">
        <w:t>            "title":"等级",</w:t>
      </w:r>
    </w:p>
    <w:p w14:paraId="1F0C6EBF" w14:textId="77777777" w:rsidR="00863E1C" w:rsidRPr="00863E1C" w:rsidRDefault="00863E1C" w:rsidP="00863E1C">
      <w:r w:rsidRPr="00863E1C">
        <w:t>            "value":"20"</w:t>
      </w:r>
    </w:p>
    <w:p w14:paraId="3B014DCF" w14:textId="77777777" w:rsidR="00863E1C" w:rsidRPr="00863E1C" w:rsidRDefault="00863E1C" w:rsidP="00863E1C">
      <w:r w:rsidRPr="00863E1C">
        <w:t>        }</w:t>
      </w:r>
    </w:p>
    <w:p w14:paraId="3C12CF6C" w14:textId="77777777" w:rsidR="00863E1C" w:rsidRPr="00863E1C" w:rsidRDefault="00863E1C" w:rsidP="00863E1C">
      <w:r w:rsidRPr="00863E1C">
        <w:t>    ],</w:t>
      </w:r>
    </w:p>
    <w:p w14:paraId="38AC382E" w14:textId="77777777" w:rsidR="00863E1C" w:rsidRPr="00863E1C" w:rsidRDefault="00863E1C" w:rsidP="00863E1C">
      <w:r w:rsidRPr="00863E1C">
        <w:t>    "</w:t>
      </w:r>
      <w:proofErr w:type="spellStart"/>
      <w:r w:rsidRPr="00863E1C">
        <w:t>gameImageUrls</w:t>
      </w:r>
      <w:proofErr w:type="spellEnd"/>
      <w:proofErr w:type="gramStart"/>
      <w:r w:rsidRPr="00863E1C">
        <w:t>":[</w:t>
      </w:r>
      <w:proofErr w:type="gramEnd"/>
    </w:p>
    <w:p w14:paraId="41F3FD4D" w14:textId="77777777" w:rsidR="00863E1C" w:rsidRPr="00863E1C" w:rsidRDefault="00863E1C" w:rsidP="00863E1C">
      <w:r w:rsidRPr="00863E1C">
        <w:t>        {</w:t>
      </w:r>
    </w:p>
    <w:p w14:paraId="48493C7A" w14:textId="77777777" w:rsidR="00863E1C" w:rsidRPr="00863E1C" w:rsidRDefault="00863E1C" w:rsidP="00863E1C">
      <w:r w:rsidRPr="00863E1C">
        <w:t>            "</w:t>
      </w:r>
      <w:proofErr w:type="spellStart"/>
      <w:r w:rsidRPr="00863E1C">
        <w:t>imageUrls</w:t>
      </w:r>
      <w:proofErr w:type="spellEnd"/>
      <w:proofErr w:type="gramStart"/>
      <w:r w:rsidRPr="00863E1C">
        <w:t>":[</w:t>
      </w:r>
      <w:proofErr w:type="gramEnd"/>
    </w:p>
    <w:p w14:paraId="3CA1F56E" w14:textId="77777777" w:rsidR="00863E1C" w:rsidRPr="00863E1C" w:rsidRDefault="00863E1C" w:rsidP="00863E1C">
      <w:r w:rsidRPr="00863E1C">
        <w:t>                "https://xxxx.png",</w:t>
      </w:r>
    </w:p>
    <w:p w14:paraId="2C514006" w14:textId="77777777" w:rsidR="00863E1C" w:rsidRPr="00863E1C" w:rsidRDefault="00863E1C" w:rsidP="00863E1C">
      <w:r w:rsidRPr="00863E1C">
        <w:t>                "https://xxx.png"</w:t>
      </w:r>
    </w:p>
    <w:p w14:paraId="4411EF76" w14:textId="77777777" w:rsidR="00863E1C" w:rsidRPr="00863E1C" w:rsidRDefault="00863E1C" w:rsidP="00863E1C">
      <w:r w:rsidRPr="00863E1C">
        <w:t>            ],</w:t>
      </w:r>
    </w:p>
    <w:p w14:paraId="7F1C4E11" w14:textId="77777777" w:rsidR="00863E1C" w:rsidRPr="00863E1C" w:rsidRDefault="00863E1C" w:rsidP="00863E1C">
      <w:r w:rsidRPr="00863E1C">
        <w:t>            "title":"首图"</w:t>
      </w:r>
    </w:p>
    <w:p w14:paraId="7BEBD7F6" w14:textId="77777777" w:rsidR="00863E1C" w:rsidRPr="00863E1C" w:rsidRDefault="00863E1C" w:rsidP="00863E1C">
      <w:r w:rsidRPr="00863E1C">
        <w:t>        },</w:t>
      </w:r>
    </w:p>
    <w:p w14:paraId="21C8E6E3" w14:textId="77777777" w:rsidR="00863E1C" w:rsidRPr="00863E1C" w:rsidRDefault="00863E1C" w:rsidP="00863E1C">
      <w:r w:rsidRPr="00863E1C">
        <w:t>        {</w:t>
      </w:r>
    </w:p>
    <w:p w14:paraId="334E694F" w14:textId="77777777" w:rsidR="00863E1C" w:rsidRPr="00863E1C" w:rsidRDefault="00863E1C" w:rsidP="00863E1C">
      <w:r w:rsidRPr="00863E1C">
        <w:t>            "</w:t>
      </w:r>
      <w:proofErr w:type="spellStart"/>
      <w:r w:rsidRPr="00863E1C">
        <w:t>imageUrls</w:t>
      </w:r>
      <w:proofErr w:type="spellEnd"/>
      <w:proofErr w:type="gramStart"/>
      <w:r w:rsidRPr="00863E1C">
        <w:t>":[</w:t>
      </w:r>
      <w:proofErr w:type="gramEnd"/>
    </w:p>
    <w:p w14:paraId="622AC32E" w14:textId="77777777" w:rsidR="00863E1C" w:rsidRPr="00863E1C" w:rsidRDefault="00863E1C" w:rsidP="00863E1C">
      <w:r w:rsidRPr="00863E1C">
        <w:t>                "https://xxxx.png",</w:t>
      </w:r>
    </w:p>
    <w:p w14:paraId="1D8EA07E" w14:textId="77777777" w:rsidR="00863E1C" w:rsidRPr="00863E1C" w:rsidRDefault="00863E1C" w:rsidP="00863E1C">
      <w:r w:rsidRPr="00863E1C">
        <w:t>                "https://xxx.png"</w:t>
      </w:r>
    </w:p>
    <w:p w14:paraId="03AFC104" w14:textId="77777777" w:rsidR="00863E1C" w:rsidRPr="00863E1C" w:rsidRDefault="00863E1C" w:rsidP="00863E1C">
      <w:r w:rsidRPr="00863E1C">
        <w:t>            ],</w:t>
      </w:r>
    </w:p>
    <w:p w14:paraId="088C759F" w14:textId="77777777" w:rsidR="00863E1C" w:rsidRPr="00863E1C" w:rsidRDefault="00863E1C" w:rsidP="00863E1C">
      <w:r w:rsidRPr="00863E1C">
        <w:t>            "title":"图片游戏"</w:t>
      </w:r>
    </w:p>
    <w:p w14:paraId="0F890CF6" w14:textId="77777777" w:rsidR="00863E1C" w:rsidRPr="00863E1C" w:rsidRDefault="00863E1C" w:rsidP="00863E1C">
      <w:r w:rsidRPr="00863E1C">
        <w:t>        }</w:t>
      </w:r>
    </w:p>
    <w:p w14:paraId="17C2F5B0" w14:textId="77777777" w:rsidR="00863E1C" w:rsidRPr="00863E1C" w:rsidRDefault="00863E1C" w:rsidP="00863E1C">
      <w:r w:rsidRPr="00863E1C">
        <w:t>    ],</w:t>
      </w:r>
    </w:p>
    <w:p w14:paraId="2D581CE2" w14:textId="77777777" w:rsidR="00863E1C" w:rsidRPr="00863E1C" w:rsidRDefault="00863E1C" w:rsidP="00863E1C">
      <w:r w:rsidRPr="00863E1C">
        <w:t>    "price":"12.3"</w:t>
      </w:r>
    </w:p>
    <w:p w14:paraId="2858C991" w14:textId="77777777" w:rsidR="00863E1C" w:rsidRPr="00863E1C" w:rsidRDefault="00863E1C" w:rsidP="00863E1C">
      <w:r w:rsidRPr="00863E1C">
        <w:t>}</w:t>
      </w:r>
    </w:p>
    <w:p w14:paraId="713993BE" w14:textId="77777777" w:rsidR="00863E1C" w:rsidRPr="00863E1C" w:rsidRDefault="00863E1C" w:rsidP="00863E1C">
      <w:pPr>
        <w:numPr>
          <w:ilvl w:val="0"/>
          <w:numId w:val="15"/>
        </w:numPr>
      </w:pPr>
      <w:r w:rsidRPr="00863E1C">
        <w:lastRenderedPageBreak/>
        <w:t>返回参数说明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1188"/>
        <w:gridCol w:w="1335"/>
        <w:gridCol w:w="1188"/>
        <w:gridCol w:w="3011"/>
      </w:tblGrid>
      <w:tr w:rsidR="00863E1C" w:rsidRPr="00863E1C" w14:paraId="7A2551C2" w14:textId="77777777"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48E5D895" w14:textId="77777777" w:rsidR="00863E1C" w:rsidRPr="00863E1C" w:rsidRDefault="00863E1C" w:rsidP="00863E1C">
            <w:r w:rsidRPr="00863E1C">
              <w:t>参数</w:t>
            </w:r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34B2B002" w14:textId="77777777" w:rsidR="00863E1C" w:rsidRPr="00863E1C" w:rsidRDefault="00863E1C" w:rsidP="00863E1C">
            <w:r w:rsidRPr="00863E1C">
              <w:t>含义</w:t>
            </w:r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46171B70" w14:textId="77777777" w:rsidR="00863E1C" w:rsidRPr="00863E1C" w:rsidRDefault="00863E1C" w:rsidP="00863E1C">
            <w:r w:rsidRPr="00863E1C">
              <w:t>类型</w:t>
            </w:r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7F8461F0" w14:textId="77777777" w:rsidR="00863E1C" w:rsidRPr="00863E1C" w:rsidRDefault="00863E1C" w:rsidP="00863E1C">
            <w:r w:rsidRPr="00863E1C">
              <w:t>是否必填</w:t>
            </w:r>
          </w:p>
        </w:tc>
        <w:tc>
          <w:tcPr>
            <w:tcW w:w="48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14AE349E" w14:textId="77777777" w:rsidR="00863E1C" w:rsidRPr="00863E1C" w:rsidRDefault="00863E1C" w:rsidP="00863E1C">
            <w:r w:rsidRPr="00863E1C">
              <w:t>备注</w:t>
            </w:r>
          </w:p>
        </w:tc>
      </w:tr>
      <w:tr w:rsidR="00863E1C" w:rsidRPr="00863E1C" w14:paraId="68FF8B6C" w14:textId="77777777"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04BE80CF" w14:textId="77777777" w:rsidR="00863E1C" w:rsidRPr="00863E1C" w:rsidRDefault="00863E1C" w:rsidP="00863E1C">
            <w:proofErr w:type="spellStart"/>
            <w:r w:rsidRPr="00863E1C">
              <w:t>retCode</w:t>
            </w:r>
            <w:proofErr w:type="spellEnd"/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1B602618" w14:textId="77777777" w:rsidR="00863E1C" w:rsidRPr="00863E1C" w:rsidRDefault="00863E1C" w:rsidP="00863E1C">
            <w:r w:rsidRPr="00863E1C">
              <w:t>返回码</w:t>
            </w:r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52A23697" w14:textId="77777777" w:rsidR="00863E1C" w:rsidRPr="00863E1C" w:rsidRDefault="00863E1C" w:rsidP="00863E1C">
            <w:r w:rsidRPr="00863E1C">
              <w:t>String</w:t>
            </w:r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341530D3" w14:textId="77777777" w:rsidR="00863E1C" w:rsidRPr="00863E1C" w:rsidRDefault="00863E1C" w:rsidP="00863E1C">
            <w:r w:rsidRPr="00863E1C">
              <w:t>必填</w:t>
            </w:r>
          </w:p>
        </w:tc>
        <w:tc>
          <w:tcPr>
            <w:tcW w:w="48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2BFECCB2" w14:textId="77777777" w:rsidR="00863E1C" w:rsidRPr="00863E1C" w:rsidRDefault="00863E1C" w:rsidP="00863E1C">
            <w:r w:rsidRPr="00863E1C">
              <w:t>100:合作商家接口成功，其他失败详细见</w:t>
            </w:r>
            <w:r w:rsidRPr="00863E1C">
              <w:rPr>
                <w:rFonts w:hint="eastAsia"/>
              </w:rPr>
              <w:fldChar w:fldCharType="begin"/>
            </w:r>
            <w:r w:rsidRPr="00863E1C">
              <w:rPr>
                <w:rFonts w:hint="eastAsia"/>
              </w:rPr>
              <w:instrText>HYPERLINK "" \l "_2.3.2_返回码信息"</w:instrText>
            </w:r>
            <w:r w:rsidRPr="00863E1C">
              <w:rPr>
                <w:rFonts w:hint="eastAsia"/>
              </w:rPr>
            </w:r>
            <w:r w:rsidRPr="00863E1C">
              <w:rPr>
                <w:rFonts w:hint="eastAsia"/>
              </w:rPr>
              <w:fldChar w:fldCharType="separate"/>
            </w:r>
            <w:r w:rsidRPr="00863E1C">
              <w:rPr>
                <w:rStyle w:val="ae"/>
              </w:rPr>
              <w:t>返回</w:t>
            </w:r>
            <w:proofErr w:type="gramStart"/>
            <w:r w:rsidRPr="00863E1C">
              <w:rPr>
                <w:rStyle w:val="ae"/>
              </w:rPr>
              <w:t>码信息</w:t>
            </w:r>
            <w:proofErr w:type="gramEnd"/>
            <w:r w:rsidRPr="00863E1C">
              <w:rPr>
                <w:rFonts w:hint="eastAsia"/>
              </w:rPr>
              <w:fldChar w:fldCharType="end"/>
            </w:r>
          </w:p>
        </w:tc>
      </w:tr>
      <w:tr w:rsidR="00863E1C" w:rsidRPr="00863E1C" w14:paraId="44E08745" w14:textId="77777777"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2E94A85E" w14:textId="77777777" w:rsidR="00863E1C" w:rsidRPr="00863E1C" w:rsidRDefault="00863E1C" w:rsidP="00863E1C">
            <w:proofErr w:type="spellStart"/>
            <w:r w:rsidRPr="00863E1C">
              <w:t>retMessage</w:t>
            </w:r>
            <w:proofErr w:type="spellEnd"/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180BFAD6" w14:textId="77777777" w:rsidR="00863E1C" w:rsidRPr="00863E1C" w:rsidRDefault="00863E1C" w:rsidP="00863E1C">
            <w:r w:rsidRPr="00863E1C">
              <w:t>返回接口说明</w:t>
            </w:r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1EA2B1AC" w14:textId="77777777" w:rsidR="00863E1C" w:rsidRPr="00863E1C" w:rsidRDefault="00863E1C" w:rsidP="00863E1C">
            <w:r w:rsidRPr="00863E1C">
              <w:t>String</w:t>
            </w:r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6286C35D" w14:textId="77777777" w:rsidR="00863E1C" w:rsidRPr="00863E1C" w:rsidRDefault="00863E1C" w:rsidP="00863E1C">
            <w:r w:rsidRPr="00863E1C">
              <w:t>必填</w:t>
            </w:r>
          </w:p>
        </w:tc>
        <w:tc>
          <w:tcPr>
            <w:tcW w:w="48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6701A33F" w14:textId="77777777" w:rsidR="00863E1C" w:rsidRPr="00863E1C" w:rsidRDefault="00863E1C" w:rsidP="00863E1C">
            <w:r w:rsidRPr="00863E1C">
              <w:t>成功返回成功，若是失败则返回错误信息</w:t>
            </w:r>
          </w:p>
        </w:tc>
      </w:tr>
      <w:tr w:rsidR="00863E1C" w:rsidRPr="00863E1C" w14:paraId="725B18EE" w14:textId="77777777"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FE8FE"/>
            <w:vAlign w:val="center"/>
            <w:hideMark/>
          </w:tcPr>
          <w:p w14:paraId="74B244AB" w14:textId="77777777" w:rsidR="00863E1C" w:rsidRPr="00863E1C" w:rsidRDefault="00863E1C" w:rsidP="00863E1C">
            <w:r w:rsidRPr="00863E1C">
              <w:t>data</w:t>
            </w:r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FE8FE"/>
            <w:vAlign w:val="center"/>
            <w:hideMark/>
          </w:tcPr>
          <w:p w14:paraId="760155D2" w14:textId="77777777" w:rsidR="00863E1C" w:rsidRPr="00863E1C" w:rsidRDefault="00863E1C" w:rsidP="00863E1C">
            <w:r w:rsidRPr="00863E1C">
              <w:t>返回结果数据</w:t>
            </w:r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FE8FE"/>
            <w:vAlign w:val="center"/>
            <w:hideMark/>
          </w:tcPr>
          <w:p w14:paraId="2C464350" w14:textId="77777777" w:rsidR="00863E1C" w:rsidRPr="00863E1C" w:rsidRDefault="00863E1C" w:rsidP="00863E1C">
            <w:r w:rsidRPr="00863E1C">
              <w:t>String</w:t>
            </w:r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FE8FE"/>
            <w:vAlign w:val="center"/>
            <w:hideMark/>
          </w:tcPr>
          <w:p w14:paraId="1E912ECE" w14:textId="77777777" w:rsidR="00863E1C" w:rsidRPr="00863E1C" w:rsidRDefault="00863E1C" w:rsidP="00863E1C"/>
        </w:tc>
        <w:tc>
          <w:tcPr>
            <w:tcW w:w="48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FE8FE"/>
            <w:vAlign w:val="center"/>
            <w:hideMark/>
          </w:tcPr>
          <w:p w14:paraId="42BD470A" w14:textId="77777777" w:rsidR="00863E1C" w:rsidRPr="00863E1C" w:rsidRDefault="00863E1C" w:rsidP="00863E1C">
            <w:r w:rsidRPr="00863E1C">
              <w:t>对</w:t>
            </w:r>
            <w:proofErr w:type="spellStart"/>
            <w:r w:rsidRPr="00863E1C">
              <w:t>json</w:t>
            </w:r>
            <w:proofErr w:type="spellEnd"/>
            <w:r w:rsidRPr="00863E1C">
              <w:t>格式的业务数据进行base64编码后的值。</w:t>
            </w:r>
          </w:p>
        </w:tc>
      </w:tr>
      <w:tr w:rsidR="00863E1C" w:rsidRPr="00863E1C" w14:paraId="38BD5047" w14:textId="77777777"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D85B8C" w14:textId="77777777" w:rsidR="00863E1C" w:rsidRPr="00863E1C" w:rsidRDefault="00863E1C" w:rsidP="00863E1C"/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3CD1B8" w14:textId="77777777" w:rsidR="00863E1C" w:rsidRPr="00863E1C" w:rsidRDefault="00863E1C" w:rsidP="00863E1C"/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463ABE" w14:textId="77777777" w:rsidR="00863E1C" w:rsidRPr="00863E1C" w:rsidRDefault="00863E1C" w:rsidP="00863E1C"/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4835A8" w14:textId="77777777" w:rsidR="00863E1C" w:rsidRPr="00863E1C" w:rsidRDefault="00863E1C" w:rsidP="00863E1C"/>
        </w:tc>
        <w:tc>
          <w:tcPr>
            <w:tcW w:w="48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3F556F" w14:textId="77777777" w:rsidR="00863E1C" w:rsidRPr="00863E1C" w:rsidRDefault="00863E1C" w:rsidP="00863E1C"/>
        </w:tc>
      </w:tr>
    </w:tbl>
    <w:p w14:paraId="51BD7C2C" w14:textId="77777777" w:rsidR="00863E1C" w:rsidRPr="00863E1C" w:rsidRDefault="00863E1C" w:rsidP="00863E1C">
      <w:r w:rsidRPr="00863E1C">
        <w:t>data字段</w:t>
      </w:r>
      <w:proofErr w:type="spellStart"/>
      <w:r w:rsidRPr="00863E1C">
        <w:t>json</w:t>
      </w:r>
      <w:proofErr w:type="spellEnd"/>
      <w:r w:rsidRPr="00863E1C">
        <w:t>格式说明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3"/>
        <w:gridCol w:w="1103"/>
        <w:gridCol w:w="2515"/>
        <w:gridCol w:w="1103"/>
        <w:gridCol w:w="1516"/>
      </w:tblGrid>
      <w:tr w:rsidR="00863E1C" w:rsidRPr="00863E1C" w14:paraId="3FF702F8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6D518FA7" w14:textId="77777777" w:rsidR="00863E1C" w:rsidRPr="00863E1C" w:rsidRDefault="00863E1C" w:rsidP="00863E1C">
            <w:r w:rsidRPr="00863E1C">
              <w:t>参数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6D00FA8B" w14:textId="77777777" w:rsidR="00863E1C" w:rsidRPr="00863E1C" w:rsidRDefault="00863E1C" w:rsidP="00863E1C">
            <w:r w:rsidRPr="00863E1C">
              <w:t>含义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59989085" w14:textId="77777777" w:rsidR="00863E1C" w:rsidRPr="00863E1C" w:rsidRDefault="00863E1C" w:rsidP="00863E1C">
            <w:r w:rsidRPr="00863E1C">
              <w:t>类型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4CED190E" w14:textId="77777777" w:rsidR="00863E1C" w:rsidRPr="00863E1C" w:rsidRDefault="00863E1C" w:rsidP="00863E1C">
            <w:r w:rsidRPr="00863E1C">
              <w:t>是否必填</w:t>
            </w:r>
          </w:p>
        </w:tc>
        <w:tc>
          <w:tcPr>
            <w:tcW w:w="32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3EE706A7" w14:textId="77777777" w:rsidR="00863E1C" w:rsidRPr="00863E1C" w:rsidRDefault="00863E1C" w:rsidP="00863E1C">
            <w:r w:rsidRPr="00863E1C">
              <w:t>备注</w:t>
            </w:r>
          </w:p>
        </w:tc>
      </w:tr>
      <w:tr w:rsidR="00863E1C" w:rsidRPr="00863E1C" w14:paraId="3A10F45D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0239B6D2" w14:textId="77777777" w:rsidR="00863E1C" w:rsidRPr="00863E1C" w:rsidRDefault="00863E1C" w:rsidP="00863E1C">
            <w:r w:rsidRPr="00863E1C">
              <w:t>price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7B2737C7" w14:textId="77777777" w:rsidR="00863E1C" w:rsidRPr="00863E1C" w:rsidRDefault="00863E1C" w:rsidP="00863E1C">
            <w:r w:rsidRPr="00863E1C">
              <w:t>当前售卖价格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2A93D4EB" w14:textId="77777777" w:rsidR="00863E1C" w:rsidRPr="00863E1C" w:rsidRDefault="00863E1C" w:rsidP="00863E1C">
            <w:r w:rsidRPr="00863E1C">
              <w:t>String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045BFD16" w14:textId="77777777" w:rsidR="00863E1C" w:rsidRPr="00863E1C" w:rsidRDefault="00863E1C" w:rsidP="00863E1C">
            <w:r w:rsidRPr="00863E1C">
              <w:t>必填</w:t>
            </w:r>
          </w:p>
        </w:tc>
        <w:tc>
          <w:tcPr>
            <w:tcW w:w="32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5808F3EE" w14:textId="77777777" w:rsidR="00863E1C" w:rsidRPr="00863E1C" w:rsidRDefault="00863E1C" w:rsidP="00863E1C">
            <w:r w:rsidRPr="00863E1C">
              <w:t>返回选择游戏售卖价格</w:t>
            </w:r>
          </w:p>
          <w:p w14:paraId="6A82E17A" w14:textId="77777777" w:rsidR="00863E1C" w:rsidRPr="00863E1C" w:rsidRDefault="00863E1C" w:rsidP="00863E1C">
            <w:r w:rsidRPr="00863E1C">
              <w:t>用户支付价格</w:t>
            </w:r>
          </w:p>
        </w:tc>
      </w:tr>
      <w:tr w:rsidR="00863E1C" w:rsidRPr="00863E1C" w14:paraId="39078F09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377B74F8" w14:textId="77777777" w:rsidR="00863E1C" w:rsidRPr="00863E1C" w:rsidRDefault="00863E1C" w:rsidP="00863E1C">
            <w:proofErr w:type="spellStart"/>
            <w:r w:rsidRPr="00863E1C">
              <w:t>accountDesc</w:t>
            </w:r>
            <w:proofErr w:type="spellEnd"/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16431820" w14:textId="77777777" w:rsidR="00863E1C" w:rsidRPr="00863E1C" w:rsidRDefault="00863E1C" w:rsidP="00863E1C">
            <w:r w:rsidRPr="00863E1C">
              <w:t>游戏账户描述汇总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270148C9" w14:textId="77777777" w:rsidR="00863E1C" w:rsidRPr="00863E1C" w:rsidRDefault="00863E1C" w:rsidP="00863E1C">
            <w:r w:rsidRPr="00863E1C">
              <w:t>String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77521398" w14:textId="77777777" w:rsidR="00863E1C" w:rsidRPr="00863E1C" w:rsidRDefault="00863E1C" w:rsidP="00863E1C">
            <w:r w:rsidRPr="00863E1C">
              <w:t>非必填</w:t>
            </w:r>
          </w:p>
        </w:tc>
        <w:tc>
          <w:tcPr>
            <w:tcW w:w="32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22C6A07D" w14:textId="77777777" w:rsidR="00863E1C" w:rsidRPr="00863E1C" w:rsidRDefault="00863E1C" w:rsidP="00863E1C">
            <w:r w:rsidRPr="00863E1C">
              <w:t>用于展示用户选择游戏汇总信息</w:t>
            </w:r>
          </w:p>
        </w:tc>
      </w:tr>
      <w:tr w:rsidR="00863E1C" w:rsidRPr="00863E1C" w14:paraId="7B0D3CEC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72072BE0" w14:textId="77777777" w:rsidR="00863E1C" w:rsidRPr="00863E1C" w:rsidRDefault="00863E1C" w:rsidP="00863E1C">
            <w:proofErr w:type="spellStart"/>
            <w:r w:rsidRPr="00863E1C">
              <w:t>gameName</w:t>
            </w:r>
            <w:proofErr w:type="spellEnd"/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182B27E3" w14:textId="77777777" w:rsidR="00863E1C" w:rsidRPr="00863E1C" w:rsidRDefault="00863E1C" w:rsidP="00863E1C">
            <w:r w:rsidRPr="00863E1C">
              <w:t>游戏名称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4AA5FE84" w14:textId="77777777" w:rsidR="00863E1C" w:rsidRPr="00863E1C" w:rsidRDefault="00863E1C" w:rsidP="00863E1C">
            <w:r w:rsidRPr="00863E1C">
              <w:t>String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5D21D9A1" w14:textId="77777777" w:rsidR="00863E1C" w:rsidRPr="00863E1C" w:rsidRDefault="00863E1C" w:rsidP="00863E1C">
            <w:r w:rsidRPr="00863E1C">
              <w:t>必填</w:t>
            </w:r>
          </w:p>
        </w:tc>
        <w:tc>
          <w:tcPr>
            <w:tcW w:w="32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76A6E0DC" w14:textId="77777777" w:rsidR="00863E1C" w:rsidRPr="00863E1C" w:rsidRDefault="00863E1C" w:rsidP="00863E1C">
            <w:r w:rsidRPr="00863E1C">
              <w:t>游戏名称</w:t>
            </w:r>
          </w:p>
        </w:tc>
      </w:tr>
      <w:tr w:rsidR="00863E1C" w:rsidRPr="00863E1C" w14:paraId="508F02AC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45E7243E" w14:textId="77777777" w:rsidR="00863E1C" w:rsidRPr="00863E1C" w:rsidRDefault="00863E1C" w:rsidP="00863E1C">
            <w:proofErr w:type="spellStart"/>
            <w:r w:rsidRPr="00863E1C">
              <w:t>accountNumber</w:t>
            </w:r>
            <w:proofErr w:type="spellEnd"/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4F6637C3" w14:textId="77777777" w:rsidR="00863E1C" w:rsidRPr="00863E1C" w:rsidRDefault="00863E1C" w:rsidP="00863E1C">
            <w:r w:rsidRPr="00863E1C">
              <w:t>账号编号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1F761A7E" w14:textId="77777777" w:rsidR="00863E1C" w:rsidRPr="00863E1C" w:rsidRDefault="00863E1C" w:rsidP="00863E1C">
            <w:r w:rsidRPr="00863E1C">
              <w:t>String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10E327C5" w14:textId="77777777" w:rsidR="00863E1C" w:rsidRPr="00863E1C" w:rsidRDefault="00863E1C" w:rsidP="00863E1C">
            <w:r w:rsidRPr="00863E1C">
              <w:t>必填</w:t>
            </w:r>
          </w:p>
        </w:tc>
        <w:tc>
          <w:tcPr>
            <w:tcW w:w="32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75797BCB" w14:textId="77777777" w:rsidR="00863E1C" w:rsidRPr="00863E1C" w:rsidRDefault="00863E1C" w:rsidP="00863E1C">
            <w:r w:rsidRPr="00863E1C">
              <w:t>账户编号</w:t>
            </w:r>
          </w:p>
        </w:tc>
      </w:tr>
      <w:tr w:rsidR="00863E1C" w:rsidRPr="00863E1C" w14:paraId="76142AD6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196657EE" w14:textId="77777777" w:rsidR="00863E1C" w:rsidRPr="00863E1C" w:rsidRDefault="00863E1C" w:rsidP="00863E1C">
            <w:proofErr w:type="spellStart"/>
            <w:r w:rsidRPr="00863E1C">
              <w:t>gameImageUrls</w:t>
            </w:r>
            <w:proofErr w:type="spellEnd"/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0647F7F7" w14:textId="77777777" w:rsidR="00863E1C" w:rsidRPr="00863E1C" w:rsidRDefault="00863E1C" w:rsidP="00863E1C">
            <w:r w:rsidRPr="00863E1C">
              <w:t>游戏截图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1200828B" w14:textId="77777777" w:rsidR="00863E1C" w:rsidRPr="00863E1C" w:rsidRDefault="00863E1C" w:rsidP="00863E1C">
            <w:r w:rsidRPr="00863E1C">
              <w:t>List&lt;</w:t>
            </w:r>
            <w:proofErr w:type="spellStart"/>
            <w:r w:rsidRPr="00863E1C">
              <w:t>AccountInformation</w:t>
            </w:r>
            <w:proofErr w:type="spellEnd"/>
            <w:r w:rsidRPr="00863E1C">
              <w:t>&gt;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389CD0BC" w14:textId="77777777" w:rsidR="00863E1C" w:rsidRPr="00863E1C" w:rsidRDefault="00863E1C" w:rsidP="00863E1C">
            <w:r w:rsidRPr="00863E1C">
              <w:t>必填</w:t>
            </w:r>
          </w:p>
        </w:tc>
        <w:tc>
          <w:tcPr>
            <w:tcW w:w="32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730085A6" w14:textId="77777777" w:rsidR="00863E1C" w:rsidRPr="00863E1C" w:rsidRDefault="00863E1C" w:rsidP="00863E1C">
            <w:r w:rsidRPr="00863E1C">
              <w:t>游戏截图</w:t>
            </w:r>
          </w:p>
        </w:tc>
      </w:tr>
      <w:tr w:rsidR="00863E1C" w:rsidRPr="00863E1C" w14:paraId="3D125DA7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7EBC458E" w14:textId="77777777" w:rsidR="00863E1C" w:rsidRPr="00863E1C" w:rsidRDefault="00863E1C" w:rsidP="00863E1C">
            <w:proofErr w:type="spellStart"/>
            <w:r w:rsidRPr="00863E1C">
              <w:t>basicInformation</w:t>
            </w:r>
            <w:proofErr w:type="spellEnd"/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17C5557F" w14:textId="77777777" w:rsidR="00863E1C" w:rsidRPr="00863E1C" w:rsidRDefault="00863E1C" w:rsidP="00863E1C">
            <w:r w:rsidRPr="00863E1C">
              <w:t>游戏基本信息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086D94D3" w14:textId="77777777" w:rsidR="00863E1C" w:rsidRPr="00863E1C" w:rsidRDefault="00863E1C" w:rsidP="00863E1C">
            <w:r w:rsidRPr="00863E1C">
              <w:t>List&lt;</w:t>
            </w:r>
            <w:proofErr w:type="spellStart"/>
            <w:r w:rsidRPr="00863E1C">
              <w:t>BasicInformation</w:t>
            </w:r>
            <w:proofErr w:type="spellEnd"/>
            <w:r w:rsidRPr="00863E1C">
              <w:t>&gt;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6EF31228" w14:textId="77777777" w:rsidR="00863E1C" w:rsidRPr="00863E1C" w:rsidRDefault="00863E1C" w:rsidP="00863E1C">
            <w:r w:rsidRPr="00863E1C">
              <w:t>必填</w:t>
            </w:r>
          </w:p>
        </w:tc>
        <w:tc>
          <w:tcPr>
            <w:tcW w:w="32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7E0C6883" w14:textId="77777777" w:rsidR="00863E1C" w:rsidRPr="00863E1C" w:rsidRDefault="00863E1C" w:rsidP="00863E1C">
            <w:r w:rsidRPr="00863E1C">
              <w:t>选择游戏基本信息</w:t>
            </w:r>
          </w:p>
        </w:tc>
      </w:tr>
      <w:tr w:rsidR="00863E1C" w:rsidRPr="00863E1C" w14:paraId="269940B8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049FB773" w14:textId="77777777" w:rsidR="00863E1C" w:rsidRPr="00863E1C" w:rsidRDefault="00863E1C" w:rsidP="00863E1C">
            <w:proofErr w:type="spellStart"/>
            <w:r w:rsidRPr="00863E1C">
              <w:t>accountInformation</w:t>
            </w:r>
            <w:proofErr w:type="spellEnd"/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7E4D59D7" w14:textId="77777777" w:rsidR="00863E1C" w:rsidRPr="00863E1C" w:rsidRDefault="00863E1C" w:rsidP="00863E1C">
            <w:r w:rsidRPr="00863E1C">
              <w:t>账号信息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787C8D9B" w14:textId="77777777" w:rsidR="00863E1C" w:rsidRPr="00863E1C" w:rsidRDefault="00863E1C" w:rsidP="00863E1C">
            <w:r w:rsidRPr="00863E1C">
              <w:t>List&lt;</w:t>
            </w:r>
            <w:proofErr w:type="spellStart"/>
            <w:r w:rsidRPr="00863E1C">
              <w:t>AccountInformation</w:t>
            </w:r>
            <w:proofErr w:type="spellEnd"/>
            <w:r w:rsidRPr="00863E1C">
              <w:t>&gt;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5D5160ED" w14:textId="77777777" w:rsidR="00863E1C" w:rsidRPr="00863E1C" w:rsidRDefault="00863E1C" w:rsidP="00863E1C">
            <w:r w:rsidRPr="00863E1C">
              <w:t>必填</w:t>
            </w:r>
          </w:p>
        </w:tc>
        <w:tc>
          <w:tcPr>
            <w:tcW w:w="32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16005A6A" w14:textId="77777777" w:rsidR="00863E1C" w:rsidRPr="00863E1C" w:rsidRDefault="00863E1C" w:rsidP="00863E1C">
            <w:r w:rsidRPr="00863E1C">
              <w:t>账户信息</w:t>
            </w:r>
          </w:p>
        </w:tc>
      </w:tr>
    </w:tbl>
    <w:p w14:paraId="60548CC3" w14:textId="77777777" w:rsidR="00863E1C" w:rsidRPr="00863E1C" w:rsidRDefault="00863E1C" w:rsidP="00863E1C">
      <w:proofErr w:type="spellStart"/>
      <w:r w:rsidRPr="00863E1C">
        <w:t>BasicInformation</w:t>
      </w:r>
      <w:proofErr w:type="spellEnd"/>
      <w:r w:rsidRPr="00863E1C">
        <w:t>字段说明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4"/>
        <w:gridCol w:w="1473"/>
        <w:gridCol w:w="1607"/>
        <w:gridCol w:w="1473"/>
        <w:gridCol w:w="2153"/>
      </w:tblGrid>
      <w:tr w:rsidR="00863E1C" w:rsidRPr="00863E1C" w14:paraId="3AC9538A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26A8FE57" w14:textId="77777777" w:rsidR="00863E1C" w:rsidRPr="00863E1C" w:rsidRDefault="00863E1C" w:rsidP="00863E1C">
            <w:r w:rsidRPr="00863E1C">
              <w:t>参数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3C321FDB" w14:textId="77777777" w:rsidR="00863E1C" w:rsidRPr="00863E1C" w:rsidRDefault="00863E1C" w:rsidP="00863E1C">
            <w:r w:rsidRPr="00863E1C">
              <w:t>含义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69FCDCA3" w14:textId="77777777" w:rsidR="00863E1C" w:rsidRPr="00863E1C" w:rsidRDefault="00863E1C" w:rsidP="00863E1C">
            <w:r w:rsidRPr="00863E1C">
              <w:t>类型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24A94F61" w14:textId="77777777" w:rsidR="00863E1C" w:rsidRPr="00863E1C" w:rsidRDefault="00863E1C" w:rsidP="00863E1C">
            <w:r w:rsidRPr="00863E1C">
              <w:t>是否必填</w:t>
            </w:r>
          </w:p>
        </w:tc>
        <w:tc>
          <w:tcPr>
            <w:tcW w:w="32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0E5700E0" w14:textId="77777777" w:rsidR="00863E1C" w:rsidRPr="00863E1C" w:rsidRDefault="00863E1C" w:rsidP="00863E1C">
            <w:r w:rsidRPr="00863E1C">
              <w:t>备注</w:t>
            </w:r>
          </w:p>
        </w:tc>
      </w:tr>
      <w:tr w:rsidR="00863E1C" w:rsidRPr="00863E1C" w14:paraId="2A90FFCF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58969785" w14:textId="77777777" w:rsidR="00863E1C" w:rsidRPr="00863E1C" w:rsidRDefault="00863E1C" w:rsidP="00863E1C">
            <w:r w:rsidRPr="00863E1C">
              <w:t>title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243FA09C" w14:textId="77777777" w:rsidR="00863E1C" w:rsidRPr="00863E1C" w:rsidRDefault="00863E1C" w:rsidP="00863E1C">
            <w:r w:rsidRPr="00863E1C">
              <w:t xml:space="preserve">文字描述标题 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38014B9A" w14:textId="77777777" w:rsidR="00863E1C" w:rsidRPr="00863E1C" w:rsidRDefault="00863E1C" w:rsidP="00863E1C">
            <w:r w:rsidRPr="00863E1C">
              <w:t>String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24BE1F00" w14:textId="77777777" w:rsidR="00863E1C" w:rsidRPr="00863E1C" w:rsidRDefault="00863E1C" w:rsidP="00863E1C">
            <w:r w:rsidRPr="00863E1C">
              <w:t>必填</w:t>
            </w:r>
          </w:p>
        </w:tc>
        <w:tc>
          <w:tcPr>
            <w:tcW w:w="32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2CB8047D" w14:textId="77777777" w:rsidR="00863E1C" w:rsidRPr="00863E1C" w:rsidRDefault="00863E1C" w:rsidP="00863E1C">
            <w:r w:rsidRPr="00863E1C">
              <w:t>如：游戏区</w:t>
            </w:r>
          </w:p>
        </w:tc>
      </w:tr>
      <w:tr w:rsidR="00863E1C" w:rsidRPr="00863E1C" w14:paraId="658D3BE7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17B27E38" w14:textId="77777777" w:rsidR="00863E1C" w:rsidRPr="00863E1C" w:rsidRDefault="00863E1C" w:rsidP="00863E1C">
            <w:r w:rsidRPr="00863E1C">
              <w:t>value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35A0F1E7" w14:textId="77777777" w:rsidR="00863E1C" w:rsidRPr="00863E1C" w:rsidRDefault="00863E1C" w:rsidP="00863E1C">
            <w:r w:rsidRPr="00863E1C">
              <w:t>用户选择游戏文字描述集合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7A6CF04C" w14:textId="77777777" w:rsidR="00863E1C" w:rsidRPr="00863E1C" w:rsidRDefault="00863E1C" w:rsidP="00863E1C">
            <w:r w:rsidRPr="00863E1C">
              <w:t>String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404B9B74" w14:textId="77777777" w:rsidR="00863E1C" w:rsidRPr="00863E1C" w:rsidRDefault="00863E1C" w:rsidP="00863E1C">
            <w:r w:rsidRPr="00863E1C">
              <w:t>必填</w:t>
            </w:r>
          </w:p>
        </w:tc>
        <w:tc>
          <w:tcPr>
            <w:tcW w:w="32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2F97971F" w14:textId="77777777" w:rsidR="00863E1C" w:rsidRPr="00863E1C" w:rsidRDefault="00863E1C" w:rsidP="00863E1C">
            <w:r w:rsidRPr="00863E1C">
              <w:t>如：电一区</w:t>
            </w:r>
          </w:p>
        </w:tc>
      </w:tr>
    </w:tbl>
    <w:p w14:paraId="763FFD3C" w14:textId="77777777" w:rsidR="00863E1C" w:rsidRPr="00863E1C" w:rsidRDefault="00863E1C" w:rsidP="00863E1C">
      <w:proofErr w:type="spellStart"/>
      <w:r w:rsidRPr="00863E1C">
        <w:t>AccountInformation</w:t>
      </w:r>
      <w:proofErr w:type="spellEnd"/>
      <w:r w:rsidRPr="00863E1C">
        <w:t>字段说明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5"/>
        <w:gridCol w:w="914"/>
        <w:gridCol w:w="2515"/>
        <w:gridCol w:w="914"/>
        <w:gridCol w:w="1502"/>
      </w:tblGrid>
      <w:tr w:rsidR="00863E1C" w:rsidRPr="00863E1C" w14:paraId="67EB0E44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0FE2CB5B" w14:textId="77777777" w:rsidR="00863E1C" w:rsidRPr="00863E1C" w:rsidRDefault="00863E1C" w:rsidP="00863E1C">
            <w:r w:rsidRPr="00863E1C">
              <w:lastRenderedPageBreak/>
              <w:t>参数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0AA00C8C" w14:textId="77777777" w:rsidR="00863E1C" w:rsidRPr="00863E1C" w:rsidRDefault="00863E1C" w:rsidP="00863E1C">
            <w:r w:rsidRPr="00863E1C">
              <w:t>含义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390E09F6" w14:textId="77777777" w:rsidR="00863E1C" w:rsidRPr="00863E1C" w:rsidRDefault="00863E1C" w:rsidP="00863E1C">
            <w:r w:rsidRPr="00863E1C">
              <w:t>类型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6AA0F78F" w14:textId="77777777" w:rsidR="00863E1C" w:rsidRPr="00863E1C" w:rsidRDefault="00863E1C" w:rsidP="00863E1C">
            <w:r w:rsidRPr="00863E1C">
              <w:t>是否必填</w:t>
            </w:r>
          </w:p>
        </w:tc>
        <w:tc>
          <w:tcPr>
            <w:tcW w:w="32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3C4616F2" w14:textId="77777777" w:rsidR="00863E1C" w:rsidRPr="00863E1C" w:rsidRDefault="00863E1C" w:rsidP="00863E1C">
            <w:r w:rsidRPr="00863E1C">
              <w:t>备注</w:t>
            </w:r>
          </w:p>
        </w:tc>
      </w:tr>
      <w:tr w:rsidR="00863E1C" w:rsidRPr="00863E1C" w14:paraId="0503724B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3F8F2410" w14:textId="77777777" w:rsidR="00863E1C" w:rsidRPr="00863E1C" w:rsidRDefault="00863E1C" w:rsidP="00863E1C">
            <w:r w:rsidRPr="00863E1C">
              <w:t>title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71676016" w14:textId="77777777" w:rsidR="00863E1C" w:rsidRPr="00863E1C" w:rsidRDefault="00863E1C" w:rsidP="00863E1C">
            <w:r w:rsidRPr="00863E1C">
              <w:t xml:space="preserve">标题 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25DE29E0" w14:textId="77777777" w:rsidR="00863E1C" w:rsidRPr="00863E1C" w:rsidRDefault="00863E1C" w:rsidP="00863E1C">
            <w:r w:rsidRPr="00863E1C">
              <w:t>String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56F92FD8" w14:textId="77777777" w:rsidR="00863E1C" w:rsidRPr="00863E1C" w:rsidRDefault="00863E1C" w:rsidP="00863E1C">
            <w:r w:rsidRPr="00863E1C">
              <w:t>必填</w:t>
            </w:r>
          </w:p>
        </w:tc>
        <w:tc>
          <w:tcPr>
            <w:tcW w:w="32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30AD5786" w14:textId="77777777" w:rsidR="00863E1C" w:rsidRPr="00863E1C" w:rsidRDefault="00863E1C" w:rsidP="00863E1C">
            <w:r w:rsidRPr="00863E1C">
              <w:t>如 ：角色</w:t>
            </w:r>
          </w:p>
        </w:tc>
      </w:tr>
      <w:tr w:rsidR="00863E1C" w:rsidRPr="00863E1C" w14:paraId="6F2C268D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70446D14" w14:textId="77777777" w:rsidR="00863E1C" w:rsidRPr="00863E1C" w:rsidRDefault="00863E1C" w:rsidP="00863E1C">
            <w:proofErr w:type="spellStart"/>
            <w:r w:rsidRPr="00863E1C">
              <w:t>childAccountInformations</w:t>
            </w:r>
            <w:proofErr w:type="spellEnd"/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0C197D33" w14:textId="77777777" w:rsidR="00863E1C" w:rsidRPr="00863E1C" w:rsidRDefault="00863E1C" w:rsidP="00863E1C">
            <w:r w:rsidRPr="00863E1C">
              <w:t>子集图片信息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48E4B46A" w14:textId="77777777" w:rsidR="00863E1C" w:rsidRPr="00863E1C" w:rsidRDefault="00863E1C" w:rsidP="00863E1C">
            <w:r w:rsidRPr="00863E1C">
              <w:t>List&lt;</w:t>
            </w:r>
            <w:proofErr w:type="spellStart"/>
            <w:r w:rsidRPr="00863E1C">
              <w:t>AccountInformation</w:t>
            </w:r>
            <w:proofErr w:type="spellEnd"/>
            <w:r w:rsidRPr="00863E1C">
              <w:t>&gt;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08EA2AC4" w14:textId="77777777" w:rsidR="00863E1C" w:rsidRPr="00863E1C" w:rsidRDefault="00863E1C" w:rsidP="00863E1C">
            <w:r w:rsidRPr="00863E1C">
              <w:t>非必填</w:t>
            </w:r>
          </w:p>
        </w:tc>
        <w:tc>
          <w:tcPr>
            <w:tcW w:w="32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1A775608" w14:textId="77777777" w:rsidR="00863E1C" w:rsidRPr="00863E1C" w:rsidRDefault="00863E1C" w:rsidP="00863E1C"/>
        </w:tc>
      </w:tr>
      <w:tr w:rsidR="00863E1C" w:rsidRPr="00863E1C" w14:paraId="5B99B189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0BCFF187" w14:textId="77777777" w:rsidR="00863E1C" w:rsidRPr="00863E1C" w:rsidRDefault="00863E1C" w:rsidP="00863E1C">
            <w:proofErr w:type="spellStart"/>
            <w:r w:rsidRPr="00863E1C">
              <w:t>imageUrls</w:t>
            </w:r>
            <w:proofErr w:type="spellEnd"/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437176B9" w14:textId="77777777" w:rsidR="00863E1C" w:rsidRPr="00863E1C" w:rsidRDefault="00863E1C" w:rsidP="00863E1C">
            <w:r w:rsidRPr="00863E1C">
              <w:t>游戏截图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72E47743" w14:textId="77777777" w:rsidR="00863E1C" w:rsidRPr="00863E1C" w:rsidRDefault="00863E1C" w:rsidP="00863E1C">
            <w:r w:rsidRPr="00863E1C">
              <w:t>List&lt;String&gt;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41C0404C" w14:textId="77777777" w:rsidR="00863E1C" w:rsidRPr="00863E1C" w:rsidRDefault="00863E1C" w:rsidP="00863E1C">
            <w:r w:rsidRPr="00863E1C">
              <w:t>非必填</w:t>
            </w:r>
          </w:p>
        </w:tc>
        <w:tc>
          <w:tcPr>
            <w:tcW w:w="32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076F804D" w14:textId="77777777" w:rsidR="00863E1C" w:rsidRPr="00863E1C" w:rsidRDefault="00863E1C" w:rsidP="00863E1C">
            <w:r w:rsidRPr="00863E1C">
              <w:t>链接格式必须以</w:t>
            </w:r>
            <w:proofErr w:type="spellStart"/>
            <w:r w:rsidRPr="00863E1C">
              <w:t>png</w:t>
            </w:r>
            <w:proofErr w:type="spellEnd"/>
            <w:r w:rsidRPr="00863E1C">
              <w:t xml:space="preserve"> jpg jpeg 结尾格式且HTTPS公网可访问链接</w:t>
            </w:r>
          </w:p>
        </w:tc>
      </w:tr>
    </w:tbl>
    <w:p w14:paraId="323CAB03" w14:textId="77777777" w:rsidR="00863E1C" w:rsidRPr="00863E1C" w:rsidRDefault="00863E1C" w:rsidP="00863E1C">
      <w:pPr>
        <w:rPr>
          <w:b/>
          <w:bCs/>
        </w:rPr>
      </w:pPr>
      <w:r w:rsidRPr="00863E1C">
        <w:rPr>
          <w:b/>
          <w:bCs/>
        </w:rPr>
        <w:t>3 京东平台提供的接口</w:t>
      </w:r>
    </w:p>
    <w:p w14:paraId="5C796E8D" w14:textId="77777777" w:rsidR="00863E1C" w:rsidRPr="00863E1C" w:rsidRDefault="00863E1C" w:rsidP="00863E1C">
      <w:pPr>
        <w:rPr>
          <w:b/>
          <w:bCs/>
        </w:rPr>
      </w:pPr>
      <w:r w:rsidRPr="00863E1C">
        <w:rPr>
          <w:b/>
          <w:bCs/>
        </w:rPr>
        <w:t>3.1 请求方式</w:t>
      </w:r>
    </w:p>
    <w:p w14:paraId="3992F69B" w14:textId="77777777" w:rsidR="00863E1C" w:rsidRPr="00863E1C" w:rsidRDefault="00863E1C" w:rsidP="00863E1C">
      <w:pPr>
        <w:rPr>
          <w:b/>
          <w:bCs/>
        </w:rPr>
      </w:pPr>
      <w:r w:rsidRPr="00863E1C">
        <w:rPr>
          <w:b/>
          <w:bCs/>
        </w:rPr>
        <w:t>3.2 直冲回调接口</w:t>
      </w:r>
    </w:p>
    <w:p w14:paraId="560B7AEA" w14:textId="77777777" w:rsidR="00863E1C" w:rsidRPr="00863E1C" w:rsidRDefault="00863E1C" w:rsidP="00863E1C">
      <w:r w:rsidRPr="00863E1C">
        <w:t>回调接口地址：</w:t>
      </w:r>
    </w:p>
    <w:p w14:paraId="11773E59" w14:textId="77777777" w:rsidR="00863E1C" w:rsidRPr="00863E1C" w:rsidRDefault="00863E1C" w:rsidP="00863E1C">
      <w:hyperlink r:id="rId13" w:history="1">
        <w:r w:rsidRPr="00863E1C">
          <w:rPr>
            <w:rStyle w:val="ae"/>
          </w:rPr>
          <w:t>https://card.jd.com/api/gameApi.action</w:t>
        </w:r>
      </w:hyperlink>
      <w:r w:rsidRPr="00863E1C">
        <w:t>直冲充</w:t>
      </w:r>
      <w:proofErr w:type="gramStart"/>
      <w:r w:rsidRPr="00863E1C">
        <w:t>值结果</w:t>
      </w:r>
      <w:proofErr w:type="gramEnd"/>
      <w:r w:rsidRPr="00863E1C">
        <w:t>通知接口正式环境</w:t>
      </w:r>
    </w:p>
    <w:p w14:paraId="269F9FEB" w14:textId="77777777" w:rsidR="00863E1C" w:rsidRPr="00863E1C" w:rsidRDefault="00863E1C" w:rsidP="00863E1C">
      <w:r w:rsidRPr="00863E1C">
        <w:t>https://card-pre.jd.com/api/gameApi.action 直冲充</w:t>
      </w:r>
      <w:proofErr w:type="gramStart"/>
      <w:r w:rsidRPr="00863E1C">
        <w:t>值结果</w:t>
      </w:r>
      <w:proofErr w:type="gramEnd"/>
      <w:r w:rsidRPr="00863E1C">
        <w:t>通知接口测试环境</w:t>
      </w:r>
    </w:p>
    <w:p w14:paraId="54C6CE11" w14:textId="77777777" w:rsidR="00863E1C" w:rsidRPr="00863E1C" w:rsidRDefault="00863E1C" w:rsidP="00863E1C">
      <w:r w:rsidRPr="00863E1C">
        <w:t>http请求方式：GET或POST，POST时，body按照form表单格式传递</w:t>
      </w:r>
    </w:p>
    <w:p w14:paraId="69DC37E4" w14:textId="77777777" w:rsidR="00863E1C" w:rsidRPr="00863E1C" w:rsidRDefault="00863E1C" w:rsidP="00863E1C">
      <w:r w:rsidRPr="00863E1C">
        <w:t>customerId=14156143&amp;data=eyJvcmRlcklkIjoiMzAxMTg5NzE4OTI4Iiwib3JkZXJTdGF0dXMiOiIwIn0%3D&amp;sign=23a7e8bf1b4288fd7bbb24cc0cb12430×tamp=20241224134818</w:t>
      </w:r>
    </w:p>
    <w:p w14:paraId="40591E3D" w14:textId="77777777" w:rsidR="00863E1C" w:rsidRPr="00863E1C" w:rsidRDefault="00863E1C" w:rsidP="00863E1C">
      <w:pPr>
        <w:rPr>
          <w:b/>
          <w:bCs/>
        </w:rPr>
      </w:pPr>
      <w:r w:rsidRPr="00863E1C">
        <w:rPr>
          <w:b/>
          <w:bCs/>
        </w:rPr>
        <w:t>3.2.1 直冲充</w:t>
      </w:r>
      <w:proofErr w:type="gramStart"/>
      <w:r w:rsidRPr="00863E1C">
        <w:rPr>
          <w:b/>
          <w:bCs/>
        </w:rPr>
        <w:t>值结果</w:t>
      </w:r>
      <w:proofErr w:type="gramEnd"/>
      <w:r w:rsidRPr="00863E1C">
        <w:rPr>
          <w:b/>
          <w:bCs/>
        </w:rPr>
        <w:t>通知接口</w:t>
      </w:r>
    </w:p>
    <w:p w14:paraId="35E9E007" w14:textId="77777777" w:rsidR="00863E1C" w:rsidRPr="00863E1C" w:rsidRDefault="00863E1C" w:rsidP="00863E1C">
      <w:r w:rsidRPr="00863E1C">
        <w:t>该接口由京东提供给合作商调用，用于合作商家通知京东订单的充值结果。</w:t>
      </w:r>
    </w:p>
    <w:p w14:paraId="68444C86" w14:textId="77777777" w:rsidR="00863E1C" w:rsidRPr="00863E1C" w:rsidRDefault="00863E1C" w:rsidP="00863E1C">
      <w:pPr>
        <w:rPr>
          <w:b/>
          <w:bCs/>
        </w:rPr>
      </w:pPr>
      <w:r w:rsidRPr="00863E1C">
        <w:rPr>
          <w:b/>
          <w:bCs/>
        </w:rPr>
        <w:t>3.2.1.1请求消息体参数说明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1"/>
        <w:gridCol w:w="1493"/>
        <w:gridCol w:w="1536"/>
        <w:gridCol w:w="1388"/>
        <w:gridCol w:w="2112"/>
      </w:tblGrid>
      <w:tr w:rsidR="00863E1C" w:rsidRPr="00863E1C" w14:paraId="693D147B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1F38A4AC" w14:textId="77777777" w:rsidR="00863E1C" w:rsidRPr="00863E1C" w:rsidRDefault="00863E1C" w:rsidP="00863E1C">
            <w:r w:rsidRPr="00863E1C">
              <w:t>参数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5B1214DA" w14:textId="77777777" w:rsidR="00863E1C" w:rsidRPr="00863E1C" w:rsidRDefault="00863E1C" w:rsidP="00863E1C">
            <w:r w:rsidRPr="00863E1C">
              <w:t>含义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5FB6DC24" w14:textId="77777777" w:rsidR="00863E1C" w:rsidRPr="00863E1C" w:rsidRDefault="00863E1C" w:rsidP="00863E1C">
            <w:r w:rsidRPr="00863E1C">
              <w:t>类型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05282EF8" w14:textId="77777777" w:rsidR="00863E1C" w:rsidRPr="00863E1C" w:rsidRDefault="00863E1C" w:rsidP="00863E1C">
            <w:r w:rsidRPr="00863E1C">
              <w:t>是否必填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719E840E" w14:textId="77777777" w:rsidR="00863E1C" w:rsidRPr="00863E1C" w:rsidRDefault="00863E1C" w:rsidP="00863E1C">
            <w:r w:rsidRPr="00863E1C">
              <w:t>备注</w:t>
            </w:r>
          </w:p>
        </w:tc>
      </w:tr>
      <w:tr w:rsidR="00863E1C" w:rsidRPr="00863E1C" w14:paraId="5D35C634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67479536" w14:textId="77777777" w:rsidR="00863E1C" w:rsidRPr="00863E1C" w:rsidRDefault="00863E1C" w:rsidP="00863E1C">
            <w:proofErr w:type="spellStart"/>
            <w:r w:rsidRPr="00863E1C">
              <w:t>customerId</w:t>
            </w:r>
            <w:proofErr w:type="spellEnd"/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4034335A" w14:textId="77777777" w:rsidR="00863E1C" w:rsidRPr="00863E1C" w:rsidRDefault="00863E1C" w:rsidP="00863E1C">
            <w:r w:rsidRPr="00863E1C">
              <w:t>合作商编号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2DA2CB67" w14:textId="77777777" w:rsidR="00863E1C" w:rsidRPr="00863E1C" w:rsidRDefault="00863E1C" w:rsidP="00863E1C">
            <w:r w:rsidRPr="00863E1C">
              <w:t>Long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596201BD" w14:textId="77777777" w:rsidR="00863E1C" w:rsidRPr="00863E1C" w:rsidRDefault="00863E1C" w:rsidP="00863E1C">
            <w:r w:rsidRPr="00863E1C">
              <w:t>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1FE988E7" w14:textId="77777777" w:rsidR="00863E1C" w:rsidRPr="00863E1C" w:rsidRDefault="00863E1C" w:rsidP="00863E1C">
            <w:r w:rsidRPr="00863E1C">
              <w:t>商家编号由京东商城提供。</w:t>
            </w:r>
          </w:p>
        </w:tc>
      </w:tr>
      <w:tr w:rsidR="00863E1C" w:rsidRPr="00863E1C" w14:paraId="71098D85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7301B33F" w14:textId="77777777" w:rsidR="00863E1C" w:rsidRPr="00863E1C" w:rsidRDefault="00863E1C" w:rsidP="00863E1C">
            <w:r w:rsidRPr="00863E1C">
              <w:t>data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2346697B" w14:textId="77777777" w:rsidR="00863E1C" w:rsidRPr="00863E1C" w:rsidRDefault="00863E1C" w:rsidP="00863E1C">
            <w:r w:rsidRPr="00863E1C">
              <w:t>业务数据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5F49553F" w14:textId="77777777" w:rsidR="00863E1C" w:rsidRPr="00863E1C" w:rsidRDefault="00863E1C" w:rsidP="00863E1C">
            <w:r w:rsidRPr="00863E1C">
              <w:t>String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1B582941" w14:textId="77777777" w:rsidR="00863E1C" w:rsidRPr="00863E1C" w:rsidRDefault="00863E1C" w:rsidP="00863E1C">
            <w:r w:rsidRPr="00863E1C">
              <w:t>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20337483" w14:textId="77777777" w:rsidR="00863E1C" w:rsidRPr="00863E1C" w:rsidRDefault="00863E1C" w:rsidP="00863E1C">
            <w:r w:rsidRPr="00863E1C">
              <w:t>对</w:t>
            </w:r>
            <w:proofErr w:type="spellStart"/>
            <w:r w:rsidRPr="00863E1C">
              <w:t>json</w:t>
            </w:r>
            <w:proofErr w:type="spellEnd"/>
            <w:r w:rsidRPr="00863E1C">
              <w:t>格式的业务数据进行base64编码后的值。由于历史原因base64编码时字符用</w:t>
            </w:r>
            <w:proofErr w:type="spellStart"/>
            <w:r w:rsidRPr="00863E1C">
              <w:t>gbk</w:t>
            </w:r>
            <w:proofErr w:type="spellEnd"/>
            <w:r w:rsidRPr="00863E1C">
              <w:t>编码，否则</w:t>
            </w:r>
            <w:r w:rsidRPr="00863E1C">
              <w:lastRenderedPageBreak/>
              <w:t>中文无法正确解析。</w:t>
            </w:r>
          </w:p>
        </w:tc>
      </w:tr>
      <w:tr w:rsidR="00863E1C" w:rsidRPr="00863E1C" w14:paraId="21B105B7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5E6E9"/>
            <w:vAlign w:val="center"/>
            <w:hideMark/>
          </w:tcPr>
          <w:p w14:paraId="16870F8B" w14:textId="77777777" w:rsidR="00863E1C" w:rsidRPr="00863E1C" w:rsidRDefault="00863E1C" w:rsidP="00863E1C">
            <w:r w:rsidRPr="00863E1C">
              <w:lastRenderedPageBreak/>
              <w:t>timestamp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5E6E9"/>
            <w:vAlign w:val="center"/>
            <w:hideMark/>
          </w:tcPr>
          <w:p w14:paraId="566C1472" w14:textId="77777777" w:rsidR="00863E1C" w:rsidRPr="00863E1C" w:rsidRDefault="00863E1C" w:rsidP="00863E1C">
            <w:r w:rsidRPr="00863E1C">
              <w:t>当前时间戳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5E6E9"/>
            <w:vAlign w:val="center"/>
            <w:hideMark/>
          </w:tcPr>
          <w:p w14:paraId="0B594829" w14:textId="77777777" w:rsidR="00863E1C" w:rsidRPr="00863E1C" w:rsidRDefault="00863E1C" w:rsidP="00863E1C">
            <w:r w:rsidRPr="00863E1C">
              <w:t>String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5E6E9"/>
            <w:vAlign w:val="center"/>
            <w:hideMark/>
          </w:tcPr>
          <w:p w14:paraId="7B321233" w14:textId="77777777" w:rsidR="00863E1C" w:rsidRPr="00863E1C" w:rsidRDefault="00863E1C" w:rsidP="00863E1C">
            <w:r w:rsidRPr="00863E1C">
              <w:t>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5E6E9"/>
            <w:vAlign w:val="center"/>
            <w:hideMark/>
          </w:tcPr>
          <w:p w14:paraId="4AF12F67" w14:textId="77777777" w:rsidR="00863E1C" w:rsidRPr="00863E1C" w:rsidRDefault="00863E1C" w:rsidP="00863E1C">
            <w:r w:rsidRPr="00863E1C">
              <w:t>格式为</w:t>
            </w:r>
          </w:p>
          <w:p w14:paraId="21B46C72" w14:textId="77777777" w:rsidR="00863E1C" w:rsidRPr="00863E1C" w:rsidRDefault="00863E1C" w:rsidP="00863E1C">
            <w:proofErr w:type="spellStart"/>
            <w:r w:rsidRPr="00863E1C">
              <w:t>yyyMMddHHmmss</w:t>
            </w:r>
            <w:proofErr w:type="spellEnd"/>
            <w:r w:rsidRPr="00863E1C">
              <w:t xml:space="preserve"> 4位年+2位月+2位日+2位时+2位分+2位秒</w:t>
            </w:r>
          </w:p>
        </w:tc>
      </w:tr>
      <w:tr w:rsidR="00863E1C" w:rsidRPr="00863E1C" w14:paraId="4E6E0436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5E6E9"/>
            <w:vAlign w:val="center"/>
            <w:hideMark/>
          </w:tcPr>
          <w:p w14:paraId="1F350F14" w14:textId="77777777" w:rsidR="00863E1C" w:rsidRPr="00863E1C" w:rsidRDefault="00863E1C" w:rsidP="00863E1C">
            <w:r w:rsidRPr="00863E1C">
              <w:t>sign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5E6E9"/>
            <w:vAlign w:val="center"/>
            <w:hideMark/>
          </w:tcPr>
          <w:p w14:paraId="519044B0" w14:textId="77777777" w:rsidR="00863E1C" w:rsidRPr="00863E1C" w:rsidRDefault="00863E1C" w:rsidP="00863E1C">
            <w:r w:rsidRPr="00863E1C">
              <w:t>MD5签名摘要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5E6E9"/>
            <w:vAlign w:val="center"/>
            <w:hideMark/>
          </w:tcPr>
          <w:p w14:paraId="26A7E649" w14:textId="77777777" w:rsidR="00863E1C" w:rsidRPr="00863E1C" w:rsidRDefault="00863E1C" w:rsidP="00863E1C">
            <w:r w:rsidRPr="00863E1C">
              <w:t>String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5E6E9"/>
            <w:vAlign w:val="center"/>
            <w:hideMark/>
          </w:tcPr>
          <w:p w14:paraId="123A49E7" w14:textId="77777777" w:rsidR="00863E1C" w:rsidRPr="00863E1C" w:rsidRDefault="00863E1C" w:rsidP="00863E1C">
            <w:r w:rsidRPr="00863E1C">
              <w:t>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5E6E9"/>
            <w:vAlign w:val="center"/>
            <w:hideMark/>
          </w:tcPr>
          <w:p w14:paraId="6131CC0D" w14:textId="77777777" w:rsidR="00863E1C" w:rsidRPr="00863E1C" w:rsidRDefault="00863E1C" w:rsidP="00863E1C"/>
        </w:tc>
      </w:tr>
      <w:tr w:rsidR="00863E1C" w:rsidRPr="00863E1C" w14:paraId="23DB1774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6DA45E43" w14:textId="77777777" w:rsidR="00863E1C" w:rsidRPr="00863E1C" w:rsidRDefault="00863E1C" w:rsidP="00863E1C">
            <w:r w:rsidRPr="00863E1C">
              <w:t>version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55C11797" w14:textId="77777777" w:rsidR="00863E1C" w:rsidRPr="00863E1C" w:rsidRDefault="00863E1C" w:rsidP="00863E1C">
            <w:r w:rsidRPr="00863E1C">
              <w:t>接口版本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6BB2E162" w14:textId="77777777" w:rsidR="00863E1C" w:rsidRPr="00863E1C" w:rsidRDefault="00863E1C" w:rsidP="00863E1C">
            <w:r w:rsidRPr="00863E1C">
              <w:t>String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487D4B29" w14:textId="77777777" w:rsidR="00863E1C" w:rsidRPr="00863E1C" w:rsidRDefault="00863E1C" w:rsidP="00863E1C"/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09B946BB" w14:textId="77777777" w:rsidR="00863E1C" w:rsidRPr="00863E1C" w:rsidRDefault="00863E1C" w:rsidP="00863E1C">
            <w:r w:rsidRPr="00863E1C">
              <w:t>该参数暂时不使用</w:t>
            </w:r>
          </w:p>
        </w:tc>
      </w:tr>
      <w:tr w:rsidR="00863E1C" w:rsidRPr="00863E1C" w14:paraId="67CEBA7D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1F745D" w14:textId="77777777" w:rsidR="00863E1C" w:rsidRPr="00863E1C" w:rsidRDefault="00863E1C" w:rsidP="00863E1C"/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BFE89A" w14:textId="77777777" w:rsidR="00863E1C" w:rsidRPr="00863E1C" w:rsidRDefault="00863E1C" w:rsidP="00863E1C"/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4B4D76" w14:textId="77777777" w:rsidR="00863E1C" w:rsidRPr="00863E1C" w:rsidRDefault="00863E1C" w:rsidP="00863E1C"/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E788E7" w14:textId="77777777" w:rsidR="00863E1C" w:rsidRPr="00863E1C" w:rsidRDefault="00863E1C" w:rsidP="00863E1C"/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7BC203" w14:textId="77777777" w:rsidR="00863E1C" w:rsidRPr="00863E1C" w:rsidRDefault="00863E1C" w:rsidP="00863E1C"/>
        </w:tc>
      </w:tr>
    </w:tbl>
    <w:p w14:paraId="00D53F9B" w14:textId="77777777" w:rsidR="00863E1C" w:rsidRPr="00863E1C" w:rsidRDefault="00863E1C" w:rsidP="00863E1C">
      <w:pPr>
        <w:rPr>
          <w:b/>
          <w:bCs/>
        </w:rPr>
      </w:pPr>
      <w:r w:rsidRPr="00863E1C">
        <w:rPr>
          <w:b/>
          <w:bCs/>
        </w:rPr>
        <w:t>3.2.1.2业务数据JSON格式说明</w:t>
      </w:r>
    </w:p>
    <w:p w14:paraId="0FF5C9E5" w14:textId="77777777" w:rsidR="00863E1C" w:rsidRPr="00863E1C" w:rsidRDefault="00863E1C" w:rsidP="00863E1C">
      <w:pPr>
        <w:numPr>
          <w:ilvl w:val="0"/>
          <w:numId w:val="16"/>
        </w:numPr>
      </w:pPr>
      <w:r w:rsidRPr="00863E1C">
        <w:t>业务数据例子 (消息体中参数data为对该业务数据</w:t>
      </w:r>
      <w:proofErr w:type="spellStart"/>
      <w:r w:rsidRPr="00863E1C">
        <w:t>json</w:t>
      </w:r>
      <w:proofErr w:type="spellEnd"/>
      <w:r w:rsidRPr="00863E1C">
        <w:t>串base64之后的值)，data=base64({"orderId":"301189718928","orderStatus":"0"})，由于历史原因base64编码时字符用</w:t>
      </w:r>
      <w:proofErr w:type="spellStart"/>
      <w:r w:rsidRPr="00863E1C">
        <w:t>gbk</w:t>
      </w:r>
      <w:proofErr w:type="spellEnd"/>
      <w:r w:rsidRPr="00863E1C">
        <w:t>编码，否则中文无法正确解析,最终示例如下：</w:t>
      </w:r>
    </w:p>
    <w:p w14:paraId="634F0C97" w14:textId="77777777" w:rsidR="00863E1C" w:rsidRPr="00863E1C" w:rsidRDefault="00863E1C" w:rsidP="00863E1C">
      <w:pPr>
        <w:numPr>
          <w:ilvl w:val="0"/>
          <w:numId w:val="16"/>
        </w:numPr>
      </w:pPr>
      <w:r w:rsidRPr="00863E1C">
        <w:t>业务参数字段说明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7"/>
        <w:gridCol w:w="1420"/>
        <w:gridCol w:w="1463"/>
        <w:gridCol w:w="1850"/>
        <w:gridCol w:w="1780"/>
      </w:tblGrid>
      <w:tr w:rsidR="00863E1C" w:rsidRPr="00863E1C" w14:paraId="0D07B9CC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6AA2DD40" w14:textId="77777777" w:rsidR="00863E1C" w:rsidRPr="00863E1C" w:rsidRDefault="00863E1C" w:rsidP="00863E1C">
            <w:r w:rsidRPr="00863E1C">
              <w:t>参数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050EC110" w14:textId="77777777" w:rsidR="00863E1C" w:rsidRPr="00863E1C" w:rsidRDefault="00863E1C" w:rsidP="00863E1C">
            <w:r w:rsidRPr="00863E1C">
              <w:t>含义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22112A01" w14:textId="77777777" w:rsidR="00863E1C" w:rsidRPr="00863E1C" w:rsidRDefault="00863E1C" w:rsidP="00863E1C">
            <w:r w:rsidRPr="00863E1C">
              <w:t>类型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07851BC5" w14:textId="77777777" w:rsidR="00863E1C" w:rsidRPr="00863E1C" w:rsidRDefault="00863E1C" w:rsidP="00863E1C">
            <w:r w:rsidRPr="00863E1C">
              <w:t>是否必填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1886F8E9" w14:textId="77777777" w:rsidR="00863E1C" w:rsidRPr="00863E1C" w:rsidRDefault="00863E1C" w:rsidP="00863E1C">
            <w:r w:rsidRPr="00863E1C">
              <w:t>备注</w:t>
            </w:r>
          </w:p>
        </w:tc>
      </w:tr>
      <w:tr w:rsidR="00863E1C" w:rsidRPr="00863E1C" w14:paraId="1D396940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7C6F6E98" w14:textId="77777777" w:rsidR="00863E1C" w:rsidRPr="00863E1C" w:rsidRDefault="00863E1C" w:rsidP="00863E1C">
            <w:proofErr w:type="spellStart"/>
            <w:r w:rsidRPr="00863E1C">
              <w:t>orderId</w:t>
            </w:r>
            <w:proofErr w:type="spellEnd"/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59F2B2DB" w14:textId="77777777" w:rsidR="00863E1C" w:rsidRPr="00863E1C" w:rsidRDefault="00863E1C" w:rsidP="00863E1C">
            <w:r w:rsidRPr="00863E1C">
              <w:t>京东订单号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4EC45C4A" w14:textId="77777777" w:rsidR="00863E1C" w:rsidRPr="00863E1C" w:rsidRDefault="00863E1C" w:rsidP="00863E1C">
            <w:r w:rsidRPr="00863E1C">
              <w:t>Long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5E156FD4" w14:textId="77777777" w:rsidR="00863E1C" w:rsidRPr="00863E1C" w:rsidRDefault="00863E1C" w:rsidP="00863E1C">
            <w:r w:rsidRPr="00863E1C">
              <w:t>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776FF5E6" w14:textId="77777777" w:rsidR="00863E1C" w:rsidRPr="00863E1C" w:rsidRDefault="00863E1C" w:rsidP="00863E1C">
            <w:r w:rsidRPr="00863E1C">
              <w:t>客户下单在京东生成的京东订单号9999900003</w:t>
            </w:r>
          </w:p>
        </w:tc>
      </w:tr>
      <w:tr w:rsidR="00863E1C" w:rsidRPr="00863E1C" w14:paraId="75D67D1B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3E8776EB" w14:textId="77777777" w:rsidR="00863E1C" w:rsidRPr="00863E1C" w:rsidRDefault="00863E1C" w:rsidP="00863E1C">
            <w:proofErr w:type="spellStart"/>
            <w:r w:rsidRPr="00863E1C">
              <w:t>orderStatus</w:t>
            </w:r>
            <w:proofErr w:type="spellEnd"/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6DE9F7D3" w14:textId="77777777" w:rsidR="00863E1C" w:rsidRPr="00863E1C" w:rsidRDefault="00863E1C" w:rsidP="00863E1C">
            <w:r w:rsidRPr="00863E1C">
              <w:t>订单充</w:t>
            </w:r>
            <w:proofErr w:type="gramStart"/>
            <w:r w:rsidRPr="00863E1C">
              <w:t>值状态</w:t>
            </w:r>
            <w:proofErr w:type="gramEnd"/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43D54D6B" w14:textId="77777777" w:rsidR="00863E1C" w:rsidRPr="00863E1C" w:rsidRDefault="00863E1C" w:rsidP="00863E1C">
            <w:r w:rsidRPr="00863E1C">
              <w:t>Int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6907CDC5" w14:textId="77777777" w:rsidR="00863E1C" w:rsidRPr="00863E1C" w:rsidRDefault="00863E1C" w:rsidP="00863E1C">
            <w:r w:rsidRPr="00863E1C">
              <w:t>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6B6DFED7" w14:textId="77777777" w:rsidR="00863E1C" w:rsidRPr="00863E1C" w:rsidRDefault="00863E1C" w:rsidP="00863E1C">
            <w:r w:rsidRPr="00863E1C">
              <w:t>返回订单的充值状态：0 表示充值成功，1 表示履约充值中，其他见</w:t>
            </w:r>
            <w:r w:rsidRPr="00863E1C">
              <w:rPr>
                <w:rFonts w:hint="eastAsia"/>
              </w:rPr>
              <w:fldChar w:fldCharType="begin"/>
            </w:r>
            <w:r w:rsidRPr="00863E1C">
              <w:rPr>
                <w:rFonts w:hint="eastAsia"/>
              </w:rPr>
              <w:instrText>HYPERLINK "" \l "_2.3.1_订单状态信息"</w:instrText>
            </w:r>
            <w:r w:rsidRPr="00863E1C">
              <w:rPr>
                <w:rFonts w:hint="eastAsia"/>
              </w:rPr>
            </w:r>
            <w:r w:rsidRPr="00863E1C">
              <w:rPr>
                <w:rFonts w:hint="eastAsia"/>
              </w:rPr>
              <w:fldChar w:fldCharType="separate"/>
            </w:r>
            <w:r w:rsidRPr="00863E1C">
              <w:rPr>
                <w:rStyle w:val="ae"/>
              </w:rPr>
              <w:t>订单状态信息表</w:t>
            </w:r>
            <w:r w:rsidRPr="00863E1C">
              <w:rPr>
                <w:rFonts w:hint="eastAsia"/>
              </w:rPr>
              <w:fldChar w:fldCharType="end"/>
            </w:r>
          </w:p>
        </w:tc>
      </w:tr>
      <w:tr w:rsidR="00863E1C" w:rsidRPr="00863E1C" w14:paraId="252BA5C5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408A7084" w14:textId="77777777" w:rsidR="00863E1C" w:rsidRPr="00863E1C" w:rsidRDefault="00863E1C" w:rsidP="00863E1C">
            <w:r w:rsidRPr="00863E1C">
              <w:t>type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1A0B4D99" w14:textId="77777777" w:rsidR="00863E1C" w:rsidRPr="00863E1C" w:rsidRDefault="00863E1C" w:rsidP="00863E1C">
            <w:r w:rsidRPr="00863E1C">
              <w:t>充</w:t>
            </w:r>
            <w:proofErr w:type="gramStart"/>
            <w:r w:rsidRPr="00863E1C">
              <w:t>值类型</w:t>
            </w:r>
            <w:proofErr w:type="gramEnd"/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3EACB1A9" w14:textId="77777777" w:rsidR="00863E1C" w:rsidRPr="00863E1C" w:rsidRDefault="00863E1C" w:rsidP="00863E1C">
            <w:r w:rsidRPr="00863E1C">
              <w:t>Int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02287A63" w14:textId="77777777" w:rsidR="00863E1C" w:rsidRPr="00863E1C" w:rsidRDefault="00863E1C" w:rsidP="00863E1C">
            <w:r w:rsidRPr="00863E1C">
              <w:t>非必填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65EBE135" w14:textId="77777777" w:rsidR="00863E1C" w:rsidRPr="00863E1C" w:rsidRDefault="00863E1C" w:rsidP="00863E1C">
            <w:r w:rsidRPr="00863E1C">
              <w:t>0或者</w:t>
            </w:r>
            <w:proofErr w:type="gramStart"/>
            <w:r w:rsidRPr="00863E1C">
              <w:t>空都是</w:t>
            </w:r>
            <w:proofErr w:type="gramEnd"/>
            <w:r w:rsidRPr="00863E1C">
              <w:t>正常订单充值，1为赠品权益充值</w:t>
            </w:r>
          </w:p>
        </w:tc>
      </w:tr>
      <w:tr w:rsidR="00863E1C" w:rsidRPr="00863E1C" w14:paraId="36DA4C09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1683362F" w14:textId="77777777" w:rsidR="00863E1C" w:rsidRPr="00863E1C" w:rsidRDefault="00863E1C" w:rsidP="00863E1C">
            <w:proofErr w:type="spellStart"/>
            <w:r w:rsidRPr="00863E1C">
              <w:t>rightsId</w:t>
            </w:r>
            <w:proofErr w:type="spellEnd"/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42C264B8" w14:textId="77777777" w:rsidR="00863E1C" w:rsidRPr="00863E1C" w:rsidRDefault="00863E1C" w:rsidP="00863E1C">
            <w:r w:rsidRPr="00863E1C">
              <w:t>权益ID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369EB0CD" w14:textId="77777777" w:rsidR="00863E1C" w:rsidRPr="00863E1C" w:rsidRDefault="00863E1C" w:rsidP="00863E1C">
            <w:r w:rsidRPr="00863E1C">
              <w:t>String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00F166AB" w14:textId="77777777" w:rsidR="00863E1C" w:rsidRPr="00863E1C" w:rsidRDefault="00863E1C" w:rsidP="00863E1C">
            <w:r w:rsidRPr="00863E1C">
              <w:t>Type=1必填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47FC5875" w14:textId="77777777" w:rsidR="00863E1C" w:rsidRPr="00863E1C" w:rsidRDefault="00863E1C" w:rsidP="00863E1C">
            <w:r w:rsidRPr="00863E1C">
              <w:t>充值赠品权益单号</w:t>
            </w:r>
          </w:p>
        </w:tc>
      </w:tr>
      <w:tr w:rsidR="00863E1C" w:rsidRPr="00863E1C" w14:paraId="627AB41E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6FA3B7CE" w14:textId="77777777" w:rsidR="00863E1C" w:rsidRPr="00863E1C" w:rsidRDefault="00863E1C" w:rsidP="00863E1C">
            <w:proofErr w:type="spellStart"/>
            <w:r w:rsidRPr="00863E1C">
              <w:t>failedCode</w:t>
            </w:r>
            <w:proofErr w:type="spellEnd"/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76CF3F10" w14:textId="77777777" w:rsidR="00863E1C" w:rsidRPr="00863E1C" w:rsidRDefault="00863E1C" w:rsidP="00863E1C">
            <w:r w:rsidRPr="00863E1C">
              <w:t>订单履约失败code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07B331F1" w14:textId="77777777" w:rsidR="00863E1C" w:rsidRPr="00863E1C" w:rsidRDefault="00863E1C" w:rsidP="00863E1C">
            <w:r w:rsidRPr="00863E1C">
              <w:t>Int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008F9809" w14:textId="77777777" w:rsidR="00863E1C" w:rsidRPr="00863E1C" w:rsidRDefault="00863E1C" w:rsidP="00863E1C">
            <w:proofErr w:type="spellStart"/>
            <w:r w:rsidRPr="00863E1C">
              <w:t>orderStatus</w:t>
            </w:r>
            <w:proofErr w:type="spellEnd"/>
            <w:r w:rsidRPr="00863E1C">
              <w:t>=2订单失败时必填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1FC84E90" w14:textId="77777777" w:rsidR="00863E1C" w:rsidRPr="00863E1C" w:rsidRDefault="00863E1C" w:rsidP="00863E1C">
            <w:r w:rsidRPr="00863E1C">
              <w:t>具体见：</w:t>
            </w:r>
            <w:hyperlink r:id="rId14" w:history="1">
              <w:r w:rsidRPr="00863E1C">
                <w:rPr>
                  <w:rStyle w:val="ae"/>
                </w:rPr>
                <w:t>与商家交互错误码</w:t>
              </w:r>
            </w:hyperlink>
            <w:r w:rsidRPr="00863E1C">
              <w:t>请求正确赋值，将会</w:t>
            </w:r>
            <w:r w:rsidRPr="00863E1C">
              <w:lastRenderedPageBreak/>
              <w:t>展示给用户</w:t>
            </w:r>
          </w:p>
        </w:tc>
      </w:tr>
      <w:tr w:rsidR="00863E1C" w:rsidRPr="00863E1C" w14:paraId="081AF175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185CC505" w14:textId="77777777" w:rsidR="00863E1C" w:rsidRPr="00863E1C" w:rsidRDefault="00863E1C" w:rsidP="00863E1C">
            <w:proofErr w:type="spellStart"/>
            <w:r w:rsidRPr="00863E1C">
              <w:lastRenderedPageBreak/>
              <w:t>failedReason</w:t>
            </w:r>
            <w:proofErr w:type="spellEnd"/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39FF1201" w14:textId="77777777" w:rsidR="00863E1C" w:rsidRPr="00863E1C" w:rsidRDefault="00863E1C" w:rsidP="00863E1C">
            <w:r w:rsidRPr="00863E1C">
              <w:t>订单履约失败原因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09628B41" w14:textId="77777777" w:rsidR="00863E1C" w:rsidRPr="00863E1C" w:rsidRDefault="00863E1C" w:rsidP="00863E1C">
            <w:r w:rsidRPr="00863E1C">
              <w:t>String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2484FCC1" w14:textId="77777777" w:rsidR="00863E1C" w:rsidRPr="00863E1C" w:rsidRDefault="00863E1C" w:rsidP="00863E1C">
            <w:proofErr w:type="spellStart"/>
            <w:r w:rsidRPr="00863E1C">
              <w:t>orderStatus</w:t>
            </w:r>
            <w:proofErr w:type="spellEnd"/>
            <w:r w:rsidRPr="00863E1C">
              <w:t>=2订单失败时必填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1CE13E2C" w14:textId="77777777" w:rsidR="00863E1C" w:rsidRPr="00863E1C" w:rsidRDefault="00863E1C" w:rsidP="00863E1C">
            <w:r w:rsidRPr="00863E1C">
              <w:t>请求正确赋值，将会展示给用户；100个字符（30个汉字）内；</w:t>
            </w:r>
          </w:p>
        </w:tc>
      </w:tr>
    </w:tbl>
    <w:p w14:paraId="0CADD652" w14:textId="77777777" w:rsidR="00863E1C" w:rsidRPr="00863E1C" w:rsidRDefault="00863E1C" w:rsidP="00863E1C">
      <w:pPr>
        <w:rPr>
          <w:b/>
          <w:bCs/>
        </w:rPr>
      </w:pPr>
      <w:r w:rsidRPr="00863E1C">
        <w:rPr>
          <w:b/>
          <w:bCs/>
        </w:rPr>
        <w:t>3.2.1.3 京东返回数据说明</w:t>
      </w:r>
    </w:p>
    <w:p w14:paraId="0403BFD7" w14:textId="77777777" w:rsidR="00863E1C" w:rsidRPr="00863E1C" w:rsidRDefault="00863E1C" w:rsidP="00863E1C">
      <w:r w:rsidRPr="00863E1C">
        <w:t>返回数据例子</w:t>
      </w:r>
    </w:p>
    <w:p w14:paraId="1EE3497D" w14:textId="77777777" w:rsidR="00863E1C" w:rsidRPr="00863E1C" w:rsidRDefault="00863E1C" w:rsidP="00863E1C">
      <w:r w:rsidRPr="00863E1C">
        <w:t>成功：</w:t>
      </w:r>
    </w:p>
    <w:p w14:paraId="10870499" w14:textId="77777777" w:rsidR="00863E1C" w:rsidRPr="00863E1C" w:rsidRDefault="00863E1C" w:rsidP="00863E1C">
      <w:r w:rsidRPr="00863E1C">
        <w:t>{</w:t>
      </w:r>
    </w:p>
    <w:p w14:paraId="26C8204D" w14:textId="77777777" w:rsidR="00863E1C" w:rsidRPr="00863E1C" w:rsidRDefault="00863E1C" w:rsidP="00863E1C">
      <w:r w:rsidRPr="00863E1C">
        <w:t xml:space="preserve">    "</w:t>
      </w:r>
      <w:proofErr w:type="spellStart"/>
      <w:r w:rsidRPr="00863E1C">
        <w:t>retCode</w:t>
      </w:r>
      <w:proofErr w:type="spellEnd"/>
      <w:r w:rsidRPr="00863E1C">
        <w:t>": "100",</w:t>
      </w:r>
    </w:p>
    <w:p w14:paraId="668BDEB8" w14:textId="77777777" w:rsidR="00863E1C" w:rsidRPr="00863E1C" w:rsidRDefault="00863E1C" w:rsidP="00863E1C">
      <w:r w:rsidRPr="00863E1C">
        <w:t xml:space="preserve">    "</w:t>
      </w:r>
      <w:proofErr w:type="spellStart"/>
      <w:r w:rsidRPr="00863E1C">
        <w:t>retMessage</w:t>
      </w:r>
      <w:proofErr w:type="spellEnd"/>
      <w:r w:rsidRPr="00863E1C">
        <w:t>": "接收成功"</w:t>
      </w:r>
    </w:p>
    <w:p w14:paraId="1EEC3441" w14:textId="77777777" w:rsidR="00863E1C" w:rsidRPr="00863E1C" w:rsidRDefault="00863E1C" w:rsidP="00863E1C">
      <w:r w:rsidRPr="00863E1C">
        <w:t>}</w:t>
      </w:r>
    </w:p>
    <w:p w14:paraId="669D5B4E" w14:textId="77777777" w:rsidR="00863E1C" w:rsidRPr="00863E1C" w:rsidRDefault="00863E1C" w:rsidP="00863E1C"/>
    <w:p w14:paraId="3DC4BA4B" w14:textId="77777777" w:rsidR="00863E1C" w:rsidRPr="00863E1C" w:rsidRDefault="00863E1C" w:rsidP="00863E1C">
      <w:r w:rsidRPr="00863E1C">
        <w:t>失败：</w:t>
      </w:r>
    </w:p>
    <w:p w14:paraId="3F2BABDC" w14:textId="77777777" w:rsidR="00863E1C" w:rsidRPr="00863E1C" w:rsidRDefault="00863E1C" w:rsidP="00863E1C">
      <w:r w:rsidRPr="00863E1C">
        <w:t>{</w:t>
      </w:r>
    </w:p>
    <w:p w14:paraId="096CDDE2" w14:textId="77777777" w:rsidR="00863E1C" w:rsidRPr="00863E1C" w:rsidRDefault="00863E1C" w:rsidP="00863E1C">
      <w:r w:rsidRPr="00863E1C">
        <w:t xml:space="preserve">    "</w:t>
      </w:r>
      <w:proofErr w:type="spellStart"/>
      <w:r w:rsidRPr="00863E1C">
        <w:t>retCode</w:t>
      </w:r>
      <w:proofErr w:type="spellEnd"/>
      <w:r w:rsidRPr="00863E1C">
        <w:t>": "104",</w:t>
      </w:r>
    </w:p>
    <w:p w14:paraId="3088DB1A" w14:textId="77777777" w:rsidR="00863E1C" w:rsidRPr="00863E1C" w:rsidRDefault="00863E1C" w:rsidP="00863E1C">
      <w:r w:rsidRPr="00863E1C">
        <w:t xml:space="preserve">    "</w:t>
      </w:r>
      <w:proofErr w:type="spellStart"/>
      <w:r w:rsidRPr="00863E1C">
        <w:t>retMessage</w:t>
      </w:r>
      <w:proofErr w:type="spellEnd"/>
      <w:r w:rsidRPr="00863E1C">
        <w:t>": "传入的参数有误"</w:t>
      </w:r>
    </w:p>
    <w:p w14:paraId="0D4A5089" w14:textId="77777777" w:rsidR="00863E1C" w:rsidRPr="00863E1C" w:rsidRDefault="00863E1C" w:rsidP="00863E1C">
      <w:r w:rsidRPr="00863E1C">
        <w:t>}</w:t>
      </w:r>
    </w:p>
    <w:p w14:paraId="7700544F" w14:textId="77777777" w:rsidR="00863E1C" w:rsidRPr="00863E1C" w:rsidRDefault="00863E1C" w:rsidP="00863E1C"/>
    <w:p w14:paraId="62AF51E9" w14:textId="77777777" w:rsidR="00863E1C" w:rsidRPr="00863E1C" w:rsidRDefault="00863E1C" w:rsidP="00863E1C">
      <w:r w:rsidRPr="00863E1C">
        <w:t>返回参数说明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6"/>
        <w:gridCol w:w="1548"/>
        <w:gridCol w:w="1671"/>
        <w:gridCol w:w="1548"/>
        <w:gridCol w:w="1657"/>
      </w:tblGrid>
      <w:tr w:rsidR="00863E1C" w:rsidRPr="00863E1C" w14:paraId="225CD379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7AE6312E" w14:textId="77777777" w:rsidR="00863E1C" w:rsidRPr="00863E1C" w:rsidRDefault="00863E1C" w:rsidP="00863E1C">
            <w:r w:rsidRPr="00863E1C">
              <w:t>参数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6BF9B43C" w14:textId="77777777" w:rsidR="00863E1C" w:rsidRPr="00863E1C" w:rsidRDefault="00863E1C" w:rsidP="00863E1C">
            <w:r w:rsidRPr="00863E1C">
              <w:t>含义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65844BD2" w14:textId="77777777" w:rsidR="00863E1C" w:rsidRPr="00863E1C" w:rsidRDefault="00863E1C" w:rsidP="00863E1C">
            <w:r w:rsidRPr="00863E1C">
              <w:t>类型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1F5D9208" w14:textId="77777777" w:rsidR="00863E1C" w:rsidRPr="00863E1C" w:rsidRDefault="00863E1C" w:rsidP="00863E1C">
            <w:r w:rsidRPr="00863E1C">
              <w:t>是否必填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63B7EF1B" w14:textId="77777777" w:rsidR="00863E1C" w:rsidRPr="00863E1C" w:rsidRDefault="00863E1C" w:rsidP="00863E1C">
            <w:r w:rsidRPr="00863E1C">
              <w:t>备注</w:t>
            </w:r>
          </w:p>
        </w:tc>
      </w:tr>
      <w:tr w:rsidR="00863E1C" w:rsidRPr="00863E1C" w14:paraId="300AFFE7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5E299BAD" w14:textId="77777777" w:rsidR="00863E1C" w:rsidRPr="00863E1C" w:rsidRDefault="00863E1C" w:rsidP="00863E1C">
            <w:proofErr w:type="spellStart"/>
            <w:r w:rsidRPr="00863E1C">
              <w:t>retCode</w:t>
            </w:r>
            <w:proofErr w:type="spellEnd"/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7D462A10" w14:textId="77777777" w:rsidR="00863E1C" w:rsidRPr="00863E1C" w:rsidRDefault="00863E1C" w:rsidP="00863E1C">
            <w:r w:rsidRPr="00863E1C">
              <w:t>返回码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07C8AF70" w14:textId="77777777" w:rsidR="00863E1C" w:rsidRPr="00863E1C" w:rsidRDefault="00863E1C" w:rsidP="00863E1C">
            <w:r w:rsidRPr="00863E1C">
              <w:t>String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38FF0679" w14:textId="77777777" w:rsidR="00863E1C" w:rsidRPr="00863E1C" w:rsidRDefault="00863E1C" w:rsidP="00863E1C">
            <w:r w:rsidRPr="00863E1C">
              <w:t>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2AA81EEF" w14:textId="77777777" w:rsidR="00863E1C" w:rsidRPr="00863E1C" w:rsidRDefault="00863E1C" w:rsidP="00863E1C">
            <w:r w:rsidRPr="00863E1C">
              <w:t>100:接受成功</w:t>
            </w:r>
          </w:p>
          <w:p w14:paraId="0EB77B89" w14:textId="77777777" w:rsidR="00863E1C" w:rsidRPr="00863E1C" w:rsidRDefault="00863E1C" w:rsidP="00863E1C">
            <w:r w:rsidRPr="00863E1C">
              <w:t>其他失败详细见</w:t>
            </w:r>
            <w:hyperlink w:anchor="_2.3.2_返回码信息" w:history="1">
              <w:r w:rsidRPr="00863E1C">
                <w:rPr>
                  <w:rStyle w:val="ae"/>
                </w:rPr>
                <w:t>返回</w:t>
              </w:r>
              <w:proofErr w:type="gramStart"/>
              <w:r w:rsidRPr="00863E1C">
                <w:rPr>
                  <w:rStyle w:val="ae"/>
                </w:rPr>
                <w:t>码信息</w:t>
              </w:r>
              <w:proofErr w:type="gramEnd"/>
            </w:hyperlink>
          </w:p>
        </w:tc>
      </w:tr>
      <w:tr w:rsidR="00863E1C" w:rsidRPr="00863E1C" w14:paraId="145F050A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3107FF2F" w14:textId="77777777" w:rsidR="00863E1C" w:rsidRPr="00863E1C" w:rsidRDefault="00863E1C" w:rsidP="00863E1C">
            <w:proofErr w:type="spellStart"/>
            <w:r w:rsidRPr="00863E1C">
              <w:t>retMessage</w:t>
            </w:r>
            <w:proofErr w:type="spellEnd"/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1AD585BE" w14:textId="77777777" w:rsidR="00863E1C" w:rsidRPr="00863E1C" w:rsidRDefault="00863E1C" w:rsidP="00863E1C">
            <w:r w:rsidRPr="00863E1C">
              <w:t>返回接口说明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0C78916F" w14:textId="77777777" w:rsidR="00863E1C" w:rsidRPr="00863E1C" w:rsidRDefault="00863E1C" w:rsidP="00863E1C">
            <w:r w:rsidRPr="00863E1C">
              <w:t>String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087006C6" w14:textId="77777777" w:rsidR="00863E1C" w:rsidRPr="00863E1C" w:rsidRDefault="00863E1C" w:rsidP="00863E1C">
            <w:r w:rsidRPr="00863E1C">
              <w:t>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4CC09D4A" w14:textId="77777777" w:rsidR="00863E1C" w:rsidRPr="00863E1C" w:rsidRDefault="00863E1C" w:rsidP="00863E1C">
            <w:r w:rsidRPr="00863E1C">
              <w:t>成功返回接收成功，若是失败则返回错误信息</w:t>
            </w:r>
          </w:p>
        </w:tc>
      </w:tr>
    </w:tbl>
    <w:p w14:paraId="1C510C5A" w14:textId="77777777" w:rsidR="00863E1C" w:rsidRPr="00863E1C" w:rsidRDefault="00863E1C" w:rsidP="00863E1C">
      <w:pPr>
        <w:rPr>
          <w:b/>
          <w:bCs/>
        </w:rPr>
      </w:pPr>
      <w:r w:rsidRPr="00863E1C">
        <w:rPr>
          <w:b/>
          <w:bCs/>
        </w:rPr>
        <w:lastRenderedPageBreak/>
        <w:t>3.3 卡密回调接口</w:t>
      </w:r>
    </w:p>
    <w:p w14:paraId="6C53A99E" w14:textId="77777777" w:rsidR="00863E1C" w:rsidRPr="00863E1C" w:rsidRDefault="00863E1C" w:rsidP="00863E1C">
      <w:r w:rsidRPr="00863E1C">
        <w:t>回调接口地址：</w:t>
      </w:r>
    </w:p>
    <w:p w14:paraId="609EF2D4" w14:textId="77777777" w:rsidR="00863E1C" w:rsidRPr="00863E1C" w:rsidRDefault="00863E1C" w:rsidP="00863E1C">
      <w:hyperlink r:id="rId15" w:history="1">
        <w:r w:rsidRPr="00863E1C">
          <w:rPr>
            <w:rStyle w:val="ae"/>
          </w:rPr>
          <w:t>https://card.jd.com/api/cardApi.action</w:t>
        </w:r>
      </w:hyperlink>
      <w:r w:rsidRPr="00863E1C">
        <w:t>卡密充</w:t>
      </w:r>
      <w:proofErr w:type="gramStart"/>
      <w:r w:rsidRPr="00863E1C">
        <w:t>值结果</w:t>
      </w:r>
      <w:proofErr w:type="gramEnd"/>
      <w:r w:rsidRPr="00863E1C">
        <w:t>通知接口正式环境</w:t>
      </w:r>
    </w:p>
    <w:p w14:paraId="4CD6A687" w14:textId="77777777" w:rsidR="00863E1C" w:rsidRPr="00863E1C" w:rsidRDefault="00863E1C" w:rsidP="00863E1C">
      <w:r w:rsidRPr="00863E1C">
        <w:t>请求示例：</w:t>
      </w:r>
    </w:p>
    <w:p w14:paraId="61BF5804" w14:textId="77777777" w:rsidR="00863E1C" w:rsidRPr="00863E1C" w:rsidRDefault="00863E1C" w:rsidP="00863E1C">
      <w:hyperlink r:id="rId16" w:history="1">
        <w:r w:rsidRPr="00863E1C">
          <w:rPr>
            <w:rStyle w:val="ae"/>
          </w:rPr>
          <w:t>https://card.jd.com/api/cardApi.action</w:t>
        </w:r>
      </w:hyperlink>
      <w:r w:rsidRPr="00863E1C">
        <w:t>?customerId=123&amp;data=eyJicmFuZElkIjoiNTI0MzgifQ==&amp;timestamp=20131103010112&amp;sign=240f339630818097dbfcf4cf0b1eacc5</w:t>
      </w:r>
    </w:p>
    <w:p w14:paraId="04A07C88" w14:textId="77777777" w:rsidR="00863E1C" w:rsidRPr="00863E1C" w:rsidRDefault="00863E1C" w:rsidP="00863E1C">
      <w:pPr>
        <w:rPr>
          <w:b/>
          <w:bCs/>
        </w:rPr>
      </w:pPr>
      <w:r w:rsidRPr="00863E1C">
        <w:rPr>
          <w:b/>
          <w:bCs/>
        </w:rPr>
        <w:t>3.3.1 异步卡密充</w:t>
      </w:r>
      <w:proofErr w:type="gramStart"/>
      <w:r w:rsidRPr="00863E1C">
        <w:rPr>
          <w:b/>
          <w:bCs/>
        </w:rPr>
        <w:t>值结果</w:t>
      </w:r>
      <w:proofErr w:type="gramEnd"/>
      <w:r w:rsidRPr="00863E1C">
        <w:rPr>
          <w:b/>
          <w:bCs/>
        </w:rPr>
        <w:t>通知接口</w:t>
      </w:r>
    </w:p>
    <w:p w14:paraId="1BD6102D" w14:textId="77777777" w:rsidR="00863E1C" w:rsidRPr="00863E1C" w:rsidRDefault="00863E1C" w:rsidP="00863E1C">
      <w:r w:rsidRPr="00863E1C">
        <w:t>该接口由京东提供给合作商调用，用于合作商家通知京东订单的充值结果。</w:t>
      </w:r>
    </w:p>
    <w:p w14:paraId="7E374C9C" w14:textId="77777777" w:rsidR="00863E1C" w:rsidRPr="00863E1C" w:rsidRDefault="00863E1C" w:rsidP="00863E1C">
      <w:r w:rsidRPr="00863E1C">
        <w:t>http请求方式：GET或POST，POST时，body按照form表单格式传递</w:t>
      </w:r>
    </w:p>
    <w:p w14:paraId="2A82FAB4" w14:textId="77777777" w:rsidR="00863E1C" w:rsidRPr="00863E1C" w:rsidRDefault="00863E1C" w:rsidP="00863E1C">
      <w:pPr>
        <w:rPr>
          <w:b/>
          <w:bCs/>
        </w:rPr>
      </w:pPr>
      <w:r w:rsidRPr="00863E1C">
        <w:rPr>
          <w:b/>
          <w:bCs/>
        </w:rPr>
        <w:t>3.3.1.1请求消息体参数说明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1"/>
        <w:gridCol w:w="1493"/>
        <w:gridCol w:w="1536"/>
        <w:gridCol w:w="1388"/>
        <w:gridCol w:w="2112"/>
      </w:tblGrid>
      <w:tr w:rsidR="00863E1C" w:rsidRPr="00863E1C" w14:paraId="34C585C0" w14:textId="77777777" w:rsidTr="00863E1C">
        <w:tc>
          <w:tcPr>
            <w:tcW w:w="176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7DD892F2" w14:textId="77777777" w:rsidR="00863E1C" w:rsidRPr="00863E1C" w:rsidRDefault="00863E1C" w:rsidP="00863E1C">
            <w:r w:rsidRPr="00863E1C">
              <w:t>参数</w:t>
            </w:r>
          </w:p>
        </w:tc>
        <w:tc>
          <w:tcPr>
            <w:tcW w:w="14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788A39A8" w14:textId="77777777" w:rsidR="00863E1C" w:rsidRPr="00863E1C" w:rsidRDefault="00863E1C" w:rsidP="00863E1C">
            <w:r w:rsidRPr="00863E1C">
              <w:t>含义</w:t>
            </w:r>
          </w:p>
        </w:tc>
        <w:tc>
          <w:tcPr>
            <w:tcW w:w="15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69D2EA06" w14:textId="77777777" w:rsidR="00863E1C" w:rsidRPr="00863E1C" w:rsidRDefault="00863E1C" w:rsidP="00863E1C">
            <w:r w:rsidRPr="00863E1C">
              <w:t>类型</w:t>
            </w:r>
          </w:p>
        </w:tc>
        <w:tc>
          <w:tcPr>
            <w:tcW w:w="138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5B68DC18" w14:textId="77777777" w:rsidR="00863E1C" w:rsidRPr="00863E1C" w:rsidRDefault="00863E1C" w:rsidP="00863E1C">
            <w:r w:rsidRPr="00863E1C">
              <w:t>是否必填</w:t>
            </w:r>
          </w:p>
        </w:tc>
        <w:tc>
          <w:tcPr>
            <w:tcW w:w="21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60D05E7B" w14:textId="77777777" w:rsidR="00863E1C" w:rsidRPr="00863E1C" w:rsidRDefault="00863E1C" w:rsidP="00863E1C">
            <w:r w:rsidRPr="00863E1C">
              <w:t>备注</w:t>
            </w:r>
          </w:p>
        </w:tc>
      </w:tr>
      <w:tr w:rsidR="00863E1C" w:rsidRPr="00863E1C" w14:paraId="7BA94315" w14:textId="77777777" w:rsidTr="00863E1C">
        <w:tc>
          <w:tcPr>
            <w:tcW w:w="176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18A8F443" w14:textId="77777777" w:rsidR="00863E1C" w:rsidRPr="00863E1C" w:rsidRDefault="00863E1C" w:rsidP="00863E1C">
            <w:proofErr w:type="spellStart"/>
            <w:r w:rsidRPr="00863E1C">
              <w:t>customerId</w:t>
            </w:r>
            <w:proofErr w:type="spellEnd"/>
          </w:p>
        </w:tc>
        <w:tc>
          <w:tcPr>
            <w:tcW w:w="14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24AF7C31" w14:textId="77777777" w:rsidR="00863E1C" w:rsidRPr="00863E1C" w:rsidRDefault="00863E1C" w:rsidP="00863E1C">
            <w:r w:rsidRPr="00863E1C">
              <w:t>合作商编号</w:t>
            </w:r>
          </w:p>
        </w:tc>
        <w:tc>
          <w:tcPr>
            <w:tcW w:w="15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7B3C3312" w14:textId="77777777" w:rsidR="00863E1C" w:rsidRPr="00863E1C" w:rsidRDefault="00863E1C" w:rsidP="00863E1C">
            <w:r w:rsidRPr="00863E1C">
              <w:t>Long</w:t>
            </w:r>
          </w:p>
        </w:tc>
        <w:tc>
          <w:tcPr>
            <w:tcW w:w="138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4F80407C" w14:textId="77777777" w:rsidR="00863E1C" w:rsidRPr="00863E1C" w:rsidRDefault="00863E1C" w:rsidP="00863E1C">
            <w:r w:rsidRPr="00863E1C">
              <w:t>必填</w:t>
            </w:r>
          </w:p>
        </w:tc>
        <w:tc>
          <w:tcPr>
            <w:tcW w:w="21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0636B422" w14:textId="77777777" w:rsidR="00863E1C" w:rsidRPr="00863E1C" w:rsidRDefault="00863E1C" w:rsidP="00863E1C">
            <w:r w:rsidRPr="00863E1C">
              <w:t>商家编号由京东商城提供。</w:t>
            </w:r>
          </w:p>
        </w:tc>
      </w:tr>
      <w:tr w:rsidR="00863E1C" w:rsidRPr="00863E1C" w14:paraId="15CEB305" w14:textId="77777777" w:rsidTr="00863E1C">
        <w:tc>
          <w:tcPr>
            <w:tcW w:w="176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277F6874" w14:textId="77777777" w:rsidR="00863E1C" w:rsidRPr="00863E1C" w:rsidRDefault="00863E1C" w:rsidP="00863E1C">
            <w:r w:rsidRPr="00863E1C">
              <w:t>data</w:t>
            </w:r>
          </w:p>
        </w:tc>
        <w:tc>
          <w:tcPr>
            <w:tcW w:w="14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5DD6EC4D" w14:textId="77777777" w:rsidR="00863E1C" w:rsidRPr="00863E1C" w:rsidRDefault="00863E1C" w:rsidP="00863E1C">
            <w:r w:rsidRPr="00863E1C">
              <w:t>业务数据</w:t>
            </w:r>
          </w:p>
        </w:tc>
        <w:tc>
          <w:tcPr>
            <w:tcW w:w="15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19342EBA" w14:textId="77777777" w:rsidR="00863E1C" w:rsidRPr="00863E1C" w:rsidRDefault="00863E1C" w:rsidP="00863E1C">
            <w:r w:rsidRPr="00863E1C">
              <w:t>String</w:t>
            </w:r>
          </w:p>
        </w:tc>
        <w:tc>
          <w:tcPr>
            <w:tcW w:w="138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01F14681" w14:textId="77777777" w:rsidR="00863E1C" w:rsidRPr="00863E1C" w:rsidRDefault="00863E1C" w:rsidP="00863E1C">
            <w:r w:rsidRPr="00863E1C">
              <w:t>必填</w:t>
            </w:r>
          </w:p>
        </w:tc>
        <w:tc>
          <w:tcPr>
            <w:tcW w:w="21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202A676E" w14:textId="77777777" w:rsidR="00863E1C" w:rsidRPr="00863E1C" w:rsidRDefault="00863E1C" w:rsidP="00863E1C">
            <w:r w:rsidRPr="00863E1C">
              <w:t>对</w:t>
            </w:r>
            <w:proofErr w:type="spellStart"/>
            <w:r w:rsidRPr="00863E1C">
              <w:t>json</w:t>
            </w:r>
            <w:proofErr w:type="spellEnd"/>
            <w:r w:rsidRPr="00863E1C">
              <w:t>格式的业务数据进行base64编码后的值。由于历史原因base64编码时字符用</w:t>
            </w:r>
            <w:proofErr w:type="spellStart"/>
            <w:r w:rsidRPr="00863E1C">
              <w:t>gbk</w:t>
            </w:r>
            <w:proofErr w:type="spellEnd"/>
            <w:r w:rsidRPr="00863E1C">
              <w:t>编码，否则中文无法正确解析。</w:t>
            </w:r>
          </w:p>
        </w:tc>
      </w:tr>
      <w:tr w:rsidR="00863E1C" w:rsidRPr="00863E1C" w14:paraId="538366CA" w14:textId="77777777" w:rsidTr="00863E1C">
        <w:tc>
          <w:tcPr>
            <w:tcW w:w="176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5E6E9"/>
            <w:vAlign w:val="center"/>
            <w:hideMark/>
          </w:tcPr>
          <w:p w14:paraId="35B678F2" w14:textId="77777777" w:rsidR="00863E1C" w:rsidRPr="00863E1C" w:rsidRDefault="00863E1C" w:rsidP="00863E1C">
            <w:r w:rsidRPr="00863E1C">
              <w:t>timestamp</w:t>
            </w:r>
          </w:p>
        </w:tc>
        <w:tc>
          <w:tcPr>
            <w:tcW w:w="14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5E6E9"/>
            <w:vAlign w:val="center"/>
            <w:hideMark/>
          </w:tcPr>
          <w:p w14:paraId="344AA33F" w14:textId="77777777" w:rsidR="00863E1C" w:rsidRPr="00863E1C" w:rsidRDefault="00863E1C" w:rsidP="00863E1C">
            <w:r w:rsidRPr="00863E1C">
              <w:t>当前时间戳</w:t>
            </w:r>
          </w:p>
        </w:tc>
        <w:tc>
          <w:tcPr>
            <w:tcW w:w="15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5E6E9"/>
            <w:vAlign w:val="center"/>
            <w:hideMark/>
          </w:tcPr>
          <w:p w14:paraId="2E657EBB" w14:textId="77777777" w:rsidR="00863E1C" w:rsidRPr="00863E1C" w:rsidRDefault="00863E1C" w:rsidP="00863E1C">
            <w:r w:rsidRPr="00863E1C">
              <w:t>String</w:t>
            </w:r>
          </w:p>
        </w:tc>
        <w:tc>
          <w:tcPr>
            <w:tcW w:w="138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5E6E9"/>
            <w:vAlign w:val="center"/>
            <w:hideMark/>
          </w:tcPr>
          <w:p w14:paraId="06BB936B" w14:textId="77777777" w:rsidR="00863E1C" w:rsidRPr="00863E1C" w:rsidRDefault="00863E1C" w:rsidP="00863E1C">
            <w:r w:rsidRPr="00863E1C">
              <w:t>必填</w:t>
            </w:r>
          </w:p>
        </w:tc>
        <w:tc>
          <w:tcPr>
            <w:tcW w:w="21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5E6E9"/>
            <w:vAlign w:val="center"/>
            <w:hideMark/>
          </w:tcPr>
          <w:p w14:paraId="65132E49" w14:textId="77777777" w:rsidR="00863E1C" w:rsidRPr="00863E1C" w:rsidRDefault="00863E1C" w:rsidP="00863E1C">
            <w:r w:rsidRPr="00863E1C">
              <w:t>格式为</w:t>
            </w:r>
          </w:p>
          <w:p w14:paraId="2BE38C20" w14:textId="77777777" w:rsidR="00863E1C" w:rsidRPr="00863E1C" w:rsidRDefault="00863E1C" w:rsidP="00863E1C">
            <w:proofErr w:type="spellStart"/>
            <w:r w:rsidRPr="00863E1C">
              <w:t>yyyMMddHHmmss</w:t>
            </w:r>
            <w:proofErr w:type="spellEnd"/>
            <w:r w:rsidRPr="00863E1C">
              <w:t xml:space="preserve"> 4位年+2位月+2位日+2位时+2位分+2位秒</w:t>
            </w:r>
          </w:p>
        </w:tc>
      </w:tr>
      <w:tr w:rsidR="00863E1C" w:rsidRPr="00863E1C" w14:paraId="1E1F7616" w14:textId="77777777" w:rsidTr="00863E1C">
        <w:tc>
          <w:tcPr>
            <w:tcW w:w="176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5E6E9"/>
            <w:vAlign w:val="center"/>
            <w:hideMark/>
          </w:tcPr>
          <w:p w14:paraId="730B31F1" w14:textId="77777777" w:rsidR="00863E1C" w:rsidRPr="00863E1C" w:rsidRDefault="00863E1C" w:rsidP="00863E1C">
            <w:r w:rsidRPr="00863E1C">
              <w:t>sign</w:t>
            </w:r>
          </w:p>
        </w:tc>
        <w:tc>
          <w:tcPr>
            <w:tcW w:w="14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5E6E9"/>
            <w:vAlign w:val="center"/>
            <w:hideMark/>
          </w:tcPr>
          <w:p w14:paraId="0F87CD3C" w14:textId="77777777" w:rsidR="00863E1C" w:rsidRPr="00863E1C" w:rsidRDefault="00863E1C" w:rsidP="00863E1C">
            <w:r w:rsidRPr="00863E1C">
              <w:t>MD5签名摘要</w:t>
            </w:r>
          </w:p>
        </w:tc>
        <w:tc>
          <w:tcPr>
            <w:tcW w:w="15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5E6E9"/>
            <w:vAlign w:val="center"/>
            <w:hideMark/>
          </w:tcPr>
          <w:p w14:paraId="67D932D0" w14:textId="77777777" w:rsidR="00863E1C" w:rsidRPr="00863E1C" w:rsidRDefault="00863E1C" w:rsidP="00863E1C">
            <w:r w:rsidRPr="00863E1C">
              <w:t>String</w:t>
            </w:r>
          </w:p>
        </w:tc>
        <w:tc>
          <w:tcPr>
            <w:tcW w:w="138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5E6E9"/>
            <w:vAlign w:val="center"/>
            <w:hideMark/>
          </w:tcPr>
          <w:p w14:paraId="127F425D" w14:textId="77777777" w:rsidR="00863E1C" w:rsidRPr="00863E1C" w:rsidRDefault="00863E1C" w:rsidP="00863E1C">
            <w:r w:rsidRPr="00863E1C">
              <w:t>必填</w:t>
            </w:r>
          </w:p>
        </w:tc>
        <w:tc>
          <w:tcPr>
            <w:tcW w:w="21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5E6E9"/>
            <w:vAlign w:val="center"/>
            <w:hideMark/>
          </w:tcPr>
          <w:p w14:paraId="3721935F" w14:textId="77777777" w:rsidR="00863E1C" w:rsidRPr="00863E1C" w:rsidRDefault="00863E1C" w:rsidP="00863E1C"/>
        </w:tc>
      </w:tr>
      <w:tr w:rsidR="00863E1C" w:rsidRPr="00863E1C" w14:paraId="67A4970D" w14:textId="77777777" w:rsidTr="00863E1C">
        <w:tc>
          <w:tcPr>
            <w:tcW w:w="176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3801E3EA" w14:textId="77777777" w:rsidR="00863E1C" w:rsidRPr="00863E1C" w:rsidRDefault="00863E1C" w:rsidP="00863E1C">
            <w:r w:rsidRPr="00863E1C">
              <w:t>version</w:t>
            </w:r>
          </w:p>
        </w:tc>
        <w:tc>
          <w:tcPr>
            <w:tcW w:w="14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3B914B25" w14:textId="77777777" w:rsidR="00863E1C" w:rsidRPr="00863E1C" w:rsidRDefault="00863E1C" w:rsidP="00863E1C">
            <w:r w:rsidRPr="00863E1C">
              <w:t>接口版本</w:t>
            </w:r>
          </w:p>
        </w:tc>
        <w:tc>
          <w:tcPr>
            <w:tcW w:w="15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4FFC9AB0" w14:textId="77777777" w:rsidR="00863E1C" w:rsidRPr="00863E1C" w:rsidRDefault="00863E1C" w:rsidP="00863E1C">
            <w:r w:rsidRPr="00863E1C">
              <w:t>String</w:t>
            </w:r>
          </w:p>
        </w:tc>
        <w:tc>
          <w:tcPr>
            <w:tcW w:w="138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28C74062" w14:textId="77777777" w:rsidR="00863E1C" w:rsidRPr="00863E1C" w:rsidRDefault="00863E1C" w:rsidP="00863E1C"/>
        </w:tc>
        <w:tc>
          <w:tcPr>
            <w:tcW w:w="21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7EFDBF66" w14:textId="77777777" w:rsidR="00863E1C" w:rsidRPr="00863E1C" w:rsidRDefault="00863E1C" w:rsidP="00863E1C">
            <w:r w:rsidRPr="00863E1C">
              <w:t>该参数暂时不使用</w:t>
            </w:r>
          </w:p>
        </w:tc>
      </w:tr>
      <w:tr w:rsidR="00863E1C" w:rsidRPr="00863E1C" w14:paraId="1D370EFB" w14:textId="77777777" w:rsidTr="00863E1C">
        <w:tc>
          <w:tcPr>
            <w:tcW w:w="176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43B640" w14:textId="77777777" w:rsidR="00863E1C" w:rsidRPr="00863E1C" w:rsidRDefault="00863E1C" w:rsidP="00863E1C"/>
        </w:tc>
        <w:tc>
          <w:tcPr>
            <w:tcW w:w="14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B377A3" w14:textId="77777777" w:rsidR="00863E1C" w:rsidRPr="00863E1C" w:rsidRDefault="00863E1C" w:rsidP="00863E1C"/>
        </w:tc>
        <w:tc>
          <w:tcPr>
            <w:tcW w:w="15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017F81" w14:textId="77777777" w:rsidR="00863E1C" w:rsidRPr="00863E1C" w:rsidRDefault="00863E1C" w:rsidP="00863E1C"/>
        </w:tc>
        <w:tc>
          <w:tcPr>
            <w:tcW w:w="138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856929" w14:textId="77777777" w:rsidR="00863E1C" w:rsidRPr="00863E1C" w:rsidRDefault="00863E1C" w:rsidP="00863E1C"/>
        </w:tc>
        <w:tc>
          <w:tcPr>
            <w:tcW w:w="21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1FEF96" w14:textId="77777777" w:rsidR="00863E1C" w:rsidRPr="00863E1C" w:rsidRDefault="00863E1C" w:rsidP="00863E1C"/>
        </w:tc>
      </w:tr>
    </w:tbl>
    <w:p w14:paraId="3EE253FE" w14:textId="77777777" w:rsidR="00863E1C" w:rsidRPr="00863E1C" w:rsidRDefault="00863E1C" w:rsidP="00863E1C">
      <w:pPr>
        <w:rPr>
          <w:b/>
          <w:bCs/>
        </w:rPr>
      </w:pPr>
      <w:r w:rsidRPr="00863E1C">
        <w:rPr>
          <w:b/>
          <w:bCs/>
        </w:rPr>
        <w:t>3.3.1.2业务数据JSON格式说明</w:t>
      </w:r>
    </w:p>
    <w:p w14:paraId="0BBD1A1B" w14:textId="77777777" w:rsidR="00863E1C" w:rsidRPr="00863E1C" w:rsidRDefault="00863E1C" w:rsidP="00863E1C">
      <w:r w:rsidRPr="00863E1C">
        <w:t>业务数据例子 (消息体中参数data为对该业务数据</w:t>
      </w:r>
      <w:proofErr w:type="spellStart"/>
      <w:r w:rsidRPr="00863E1C">
        <w:t>json</w:t>
      </w:r>
      <w:proofErr w:type="spellEnd"/>
      <w:r w:rsidRPr="00863E1C">
        <w:t>串base64之后的值，由于历史原因base64编码时字符用</w:t>
      </w:r>
      <w:proofErr w:type="spellStart"/>
      <w:r w:rsidRPr="00863E1C">
        <w:t>gbk</w:t>
      </w:r>
      <w:proofErr w:type="spellEnd"/>
      <w:r w:rsidRPr="00863E1C">
        <w:t>编码，否则中文无法正确解析)</w:t>
      </w:r>
    </w:p>
    <w:p w14:paraId="709F47AF" w14:textId="77777777" w:rsidR="00863E1C" w:rsidRPr="00863E1C" w:rsidRDefault="00863E1C" w:rsidP="00863E1C">
      <w:r w:rsidRPr="00863E1C">
        <w:lastRenderedPageBreak/>
        <w:t>{</w:t>
      </w:r>
    </w:p>
    <w:p w14:paraId="298E0886" w14:textId="77777777" w:rsidR="00863E1C" w:rsidRPr="00863E1C" w:rsidRDefault="00863E1C" w:rsidP="00863E1C">
      <w:r w:rsidRPr="00863E1C">
        <w:t>"orderId":"1000005565",</w:t>
      </w:r>
    </w:p>
    <w:p w14:paraId="48E9D193" w14:textId="77777777" w:rsidR="00863E1C" w:rsidRPr="00863E1C" w:rsidRDefault="00863E1C" w:rsidP="00863E1C">
      <w:r w:rsidRPr="00863E1C">
        <w:t>"orderStatus":"0"，</w:t>
      </w:r>
    </w:p>
    <w:p w14:paraId="4D19C686" w14:textId="77777777" w:rsidR="00863E1C" w:rsidRPr="00863E1C" w:rsidRDefault="00863E1C" w:rsidP="00863E1C">
      <w:r w:rsidRPr="00863E1C">
        <w:t>"</w:t>
      </w:r>
      <w:proofErr w:type="spellStart"/>
      <w:r w:rsidRPr="00863E1C">
        <w:t>cardinfos</w:t>
      </w:r>
      <w:proofErr w:type="spellEnd"/>
      <w:r w:rsidRPr="00863E1C">
        <w:t>": [</w:t>
      </w:r>
    </w:p>
    <w:p w14:paraId="70E1DF83" w14:textId="77777777" w:rsidR="00863E1C" w:rsidRPr="00863E1C" w:rsidRDefault="00863E1C" w:rsidP="00863E1C">
      <w:r w:rsidRPr="00863E1C">
        <w:t>{</w:t>
      </w:r>
    </w:p>
    <w:p w14:paraId="2448A6D1" w14:textId="77777777" w:rsidR="00863E1C" w:rsidRPr="00863E1C" w:rsidRDefault="00863E1C" w:rsidP="00863E1C">
      <w:r w:rsidRPr="00863E1C">
        <w:t>"</w:t>
      </w:r>
      <w:proofErr w:type="spellStart"/>
      <w:r w:rsidRPr="00863E1C">
        <w:t>cardno</w:t>
      </w:r>
      <w:proofErr w:type="spellEnd"/>
      <w:r w:rsidRPr="00863E1C">
        <w:t>": "DXFD-XCV-000000814",</w:t>
      </w:r>
    </w:p>
    <w:p w14:paraId="12346E14" w14:textId="77777777" w:rsidR="00863E1C" w:rsidRPr="00863E1C" w:rsidRDefault="00863E1C" w:rsidP="00863E1C">
      <w:r w:rsidRPr="00863E1C">
        <w:t>"</w:t>
      </w:r>
      <w:proofErr w:type="spellStart"/>
      <w:r w:rsidRPr="00863E1C">
        <w:t>cardpass</w:t>
      </w:r>
      <w:proofErr w:type="spellEnd"/>
      <w:r w:rsidRPr="00863E1C">
        <w:t>": "193-4343-32322814",</w:t>
      </w:r>
    </w:p>
    <w:p w14:paraId="006FBA0E" w14:textId="77777777" w:rsidR="00863E1C" w:rsidRPr="00863E1C" w:rsidRDefault="00863E1C" w:rsidP="00863E1C">
      <w:r w:rsidRPr="00863E1C">
        <w:t>"</w:t>
      </w:r>
      <w:proofErr w:type="spellStart"/>
      <w:r w:rsidRPr="00863E1C">
        <w:t>expiretime</w:t>
      </w:r>
      <w:proofErr w:type="spellEnd"/>
      <w:r w:rsidRPr="00863E1C">
        <w:t>": "2008-12-01"</w:t>
      </w:r>
    </w:p>
    <w:p w14:paraId="594154D2" w14:textId="77777777" w:rsidR="00863E1C" w:rsidRPr="00863E1C" w:rsidRDefault="00863E1C" w:rsidP="00863E1C">
      <w:r w:rsidRPr="00863E1C">
        <w:t>},</w:t>
      </w:r>
    </w:p>
    <w:p w14:paraId="3A5FDCCC" w14:textId="77777777" w:rsidR="00863E1C" w:rsidRPr="00863E1C" w:rsidRDefault="00863E1C" w:rsidP="00863E1C">
      <w:r w:rsidRPr="00863E1C">
        <w:t>{</w:t>
      </w:r>
    </w:p>
    <w:p w14:paraId="0AA6619E" w14:textId="77777777" w:rsidR="00863E1C" w:rsidRPr="00863E1C" w:rsidRDefault="00863E1C" w:rsidP="00863E1C">
      <w:r w:rsidRPr="00863E1C">
        <w:t>"</w:t>
      </w:r>
      <w:proofErr w:type="spellStart"/>
      <w:r w:rsidRPr="00863E1C">
        <w:t>cardno</w:t>
      </w:r>
      <w:proofErr w:type="spellEnd"/>
      <w:r w:rsidRPr="00863E1C">
        <w:t>": "DXFD-XCV-000000814",</w:t>
      </w:r>
    </w:p>
    <w:p w14:paraId="2BFBA645" w14:textId="77777777" w:rsidR="00863E1C" w:rsidRPr="00863E1C" w:rsidRDefault="00863E1C" w:rsidP="00863E1C">
      <w:r w:rsidRPr="00863E1C">
        <w:t>"</w:t>
      </w:r>
      <w:proofErr w:type="spellStart"/>
      <w:r w:rsidRPr="00863E1C">
        <w:t>cardpass</w:t>
      </w:r>
      <w:proofErr w:type="spellEnd"/>
      <w:r w:rsidRPr="00863E1C">
        <w:t>": "193-4343-32322814",</w:t>
      </w:r>
    </w:p>
    <w:p w14:paraId="70265D8F" w14:textId="77777777" w:rsidR="00863E1C" w:rsidRPr="00863E1C" w:rsidRDefault="00863E1C" w:rsidP="00863E1C">
      <w:r w:rsidRPr="00863E1C">
        <w:t>"</w:t>
      </w:r>
      <w:proofErr w:type="spellStart"/>
      <w:r w:rsidRPr="00863E1C">
        <w:t>expiretime</w:t>
      </w:r>
      <w:proofErr w:type="spellEnd"/>
      <w:r w:rsidRPr="00863E1C">
        <w:t>": "2008-12-01"</w:t>
      </w:r>
    </w:p>
    <w:p w14:paraId="0AE03582" w14:textId="77777777" w:rsidR="00863E1C" w:rsidRPr="00863E1C" w:rsidRDefault="00863E1C" w:rsidP="00863E1C">
      <w:r w:rsidRPr="00863E1C">
        <w:t>}</w:t>
      </w:r>
    </w:p>
    <w:p w14:paraId="567167C2" w14:textId="77777777" w:rsidR="00863E1C" w:rsidRPr="00863E1C" w:rsidRDefault="00863E1C" w:rsidP="00863E1C">
      <w:r w:rsidRPr="00863E1C">
        <w:t>]</w:t>
      </w:r>
    </w:p>
    <w:p w14:paraId="57A66BC5" w14:textId="77777777" w:rsidR="00863E1C" w:rsidRPr="00863E1C" w:rsidRDefault="00863E1C" w:rsidP="00863E1C">
      <w:r w:rsidRPr="00863E1C">
        <w:t xml:space="preserve">} </w:t>
      </w:r>
    </w:p>
    <w:p w14:paraId="26814CCB" w14:textId="77777777" w:rsidR="00863E1C" w:rsidRPr="00863E1C" w:rsidRDefault="00863E1C" w:rsidP="00863E1C">
      <w:r w:rsidRPr="00863E1C">
        <w:t>业务参数字段说明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7"/>
        <w:gridCol w:w="1420"/>
        <w:gridCol w:w="1463"/>
        <w:gridCol w:w="1850"/>
        <w:gridCol w:w="1780"/>
      </w:tblGrid>
      <w:tr w:rsidR="00863E1C" w:rsidRPr="00863E1C" w14:paraId="0CBEBE10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496BD49F" w14:textId="77777777" w:rsidR="00863E1C" w:rsidRPr="00863E1C" w:rsidRDefault="00863E1C" w:rsidP="00863E1C">
            <w:r w:rsidRPr="00863E1C">
              <w:t>参数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48C8BF8A" w14:textId="77777777" w:rsidR="00863E1C" w:rsidRPr="00863E1C" w:rsidRDefault="00863E1C" w:rsidP="00863E1C">
            <w:r w:rsidRPr="00863E1C">
              <w:t>含义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5868DA90" w14:textId="77777777" w:rsidR="00863E1C" w:rsidRPr="00863E1C" w:rsidRDefault="00863E1C" w:rsidP="00863E1C">
            <w:r w:rsidRPr="00863E1C">
              <w:t>类型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4995A073" w14:textId="77777777" w:rsidR="00863E1C" w:rsidRPr="00863E1C" w:rsidRDefault="00863E1C" w:rsidP="00863E1C">
            <w:r w:rsidRPr="00863E1C">
              <w:t>是否必填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0C394953" w14:textId="77777777" w:rsidR="00863E1C" w:rsidRPr="00863E1C" w:rsidRDefault="00863E1C" w:rsidP="00863E1C">
            <w:r w:rsidRPr="00863E1C">
              <w:t>备注</w:t>
            </w:r>
          </w:p>
        </w:tc>
      </w:tr>
      <w:tr w:rsidR="00863E1C" w:rsidRPr="00863E1C" w14:paraId="3C47FC25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0C8E152D" w14:textId="77777777" w:rsidR="00863E1C" w:rsidRPr="00863E1C" w:rsidRDefault="00863E1C" w:rsidP="00863E1C">
            <w:proofErr w:type="spellStart"/>
            <w:r w:rsidRPr="00863E1C">
              <w:t>orderId</w:t>
            </w:r>
            <w:proofErr w:type="spellEnd"/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41CF1D04" w14:textId="77777777" w:rsidR="00863E1C" w:rsidRPr="00863E1C" w:rsidRDefault="00863E1C" w:rsidP="00863E1C">
            <w:r w:rsidRPr="00863E1C">
              <w:t>京东订单号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4198E8BC" w14:textId="77777777" w:rsidR="00863E1C" w:rsidRPr="00863E1C" w:rsidRDefault="00863E1C" w:rsidP="00863E1C">
            <w:r w:rsidRPr="00863E1C">
              <w:t>Long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22255CAD" w14:textId="77777777" w:rsidR="00863E1C" w:rsidRPr="00863E1C" w:rsidRDefault="00863E1C" w:rsidP="00863E1C">
            <w:r w:rsidRPr="00863E1C">
              <w:t>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0E610D4D" w14:textId="77777777" w:rsidR="00863E1C" w:rsidRPr="00863E1C" w:rsidRDefault="00863E1C" w:rsidP="00863E1C">
            <w:r w:rsidRPr="00863E1C">
              <w:t>客户下单在京东生成的京东订单号9999900003</w:t>
            </w:r>
          </w:p>
        </w:tc>
      </w:tr>
      <w:tr w:rsidR="00863E1C" w:rsidRPr="00863E1C" w14:paraId="3EFF9537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30A0E19F" w14:textId="77777777" w:rsidR="00863E1C" w:rsidRPr="00863E1C" w:rsidRDefault="00863E1C" w:rsidP="00863E1C">
            <w:proofErr w:type="spellStart"/>
            <w:r w:rsidRPr="00863E1C">
              <w:t>orderStatus</w:t>
            </w:r>
            <w:proofErr w:type="spellEnd"/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26FC63DC" w14:textId="77777777" w:rsidR="00863E1C" w:rsidRPr="00863E1C" w:rsidRDefault="00863E1C" w:rsidP="00863E1C">
            <w:r w:rsidRPr="00863E1C">
              <w:t>订单充</w:t>
            </w:r>
            <w:proofErr w:type="gramStart"/>
            <w:r w:rsidRPr="00863E1C">
              <w:t>值状态</w:t>
            </w:r>
            <w:proofErr w:type="gramEnd"/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3B8FB342" w14:textId="77777777" w:rsidR="00863E1C" w:rsidRPr="00863E1C" w:rsidRDefault="00863E1C" w:rsidP="00863E1C">
            <w:r w:rsidRPr="00863E1C">
              <w:t>Int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12DCB7A2" w14:textId="77777777" w:rsidR="00863E1C" w:rsidRPr="00863E1C" w:rsidRDefault="00863E1C" w:rsidP="00863E1C">
            <w:r w:rsidRPr="00863E1C">
              <w:t>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387D6E5C" w14:textId="77777777" w:rsidR="00863E1C" w:rsidRPr="00863E1C" w:rsidRDefault="00863E1C" w:rsidP="00863E1C">
            <w:r w:rsidRPr="00863E1C">
              <w:t>返回订单的充值状态：0 表示充值成功，其他见4.1</w:t>
            </w:r>
            <w:hyperlink w:anchor="_2.3.1_订单状态信息" w:history="1">
              <w:r w:rsidRPr="00863E1C">
                <w:rPr>
                  <w:rStyle w:val="ae"/>
                </w:rPr>
                <w:t>订单状态信息表</w:t>
              </w:r>
            </w:hyperlink>
          </w:p>
        </w:tc>
      </w:tr>
      <w:tr w:rsidR="00863E1C" w:rsidRPr="00863E1C" w14:paraId="40337963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6E0C37FE" w14:textId="77777777" w:rsidR="00863E1C" w:rsidRPr="00863E1C" w:rsidRDefault="00863E1C" w:rsidP="00863E1C">
            <w:proofErr w:type="spellStart"/>
            <w:r w:rsidRPr="00863E1C">
              <w:t>cardinfos</w:t>
            </w:r>
            <w:proofErr w:type="spellEnd"/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65CD0362" w14:textId="77777777" w:rsidR="00863E1C" w:rsidRPr="00863E1C" w:rsidRDefault="00863E1C" w:rsidP="00863E1C">
            <w:r w:rsidRPr="00863E1C">
              <w:t>订单成功，返回</w:t>
            </w:r>
            <w:proofErr w:type="gramStart"/>
            <w:r w:rsidRPr="00863E1C">
              <w:t>的卡密组</w:t>
            </w:r>
            <w:proofErr w:type="gramEnd"/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0507A70A" w14:textId="77777777" w:rsidR="00863E1C" w:rsidRPr="00863E1C" w:rsidRDefault="00863E1C" w:rsidP="00863E1C">
            <w:r w:rsidRPr="00863E1C">
              <w:t>JSON数组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119FD558" w14:textId="77777777" w:rsidR="00863E1C" w:rsidRPr="00863E1C" w:rsidRDefault="00863E1C" w:rsidP="00863E1C">
            <w:r w:rsidRPr="00863E1C">
              <w:t>卡密订单必填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3BC858FA" w14:textId="77777777" w:rsidR="00863E1C" w:rsidRPr="00863E1C" w:rsidRDefault="00863E1C" w:rsidP="00863E1C">
            <w:r w:rsidRPr="00863E1C">
              <w:t>订单购买成功，返回卡密组。</w:t>
            </w:r>
          </w:p>
          <w:p w14:paraId="100A37A7" w14:textId="77777777" w:rsidR="00863E1C" w:rsidRPr="00863E1C" w:rsidRDefault="00863E1C" w:rsidP="00863E1C">
            <w:r w:rsidRPr="00863E1C">
              <w:lastRenderedPageBreak/>
              <w:t>卡密类型必填，缺失卡密将导致订单状态无法流转到成功；</w:t>
            </w:r>
          </w:p>
          <w:p w14:paraId="7305CA6C" w14:textId="77777777" w:rsidR="00863E1C" w:rsidRPr="00863E1C" w:rsidRDefault="00863E1C" w:rsidP="00863E1C">
            <w:r w:rsidRPr="00863E1C">
              <w:t>购买数量为N件时，确保所有N</w:t>
            </w:r>
            <w:proofErr w:type="gramStart"/>
            <w:r w:rsidRPr="00863E1C">
              <w:t>个</w:t>
            </w:r>
            <w:proofErr w:type="gramEnd"/>
            <w:r w:rsidRPr="00863E1C">
              <w:t>卡密均完备后整体返回</w:t>
            </w:r>
          </w:p>
        </w:tc>
      </w:tr>
      <w:tr w:rsidR="00863E1C" w:rsidRPr="00863E1C" w14:paraId="61FED06A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11C49107" w14:textId="77777777" w:rsidR="00863E1C" w:rsidRPr="00863E1C" w:rsidRDefault="00863E1C" w:rsidP="00863E1C">
            <w:proofErr w:type="spellStart"/>
            <w:r w:rsidRPr="00863E1C">
              <w:lastRenderedPageBreak/>
              <w:t>failedCode</w:t>
            </w:r>
            <w:proofErr w:type="spellEnd"/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3CFC66A6" w14:textId="77777777" w:rsidR="00863E1C" w:rsidRPr="00863E1C" w:rsidRDefault="00863E1C" w:rsidP="00863E1C">
            <w:r w:rsidRPr="00863E1C">
              <w:t>订单履约失败code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39FAD57B" w14:textId="77777777" w:rsidR="00863E1C" w:rsidRPr="00863E1C" w:rsidRDefault="00863E1C" w:rsidP="00863E1C">
            <w:r w:rsidRPr="00863E1C">
              <w:t>Int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66DCAE17" w14:textId="77777777" w:rsidR="00863E1C" w:rsidRPr="00863E1C" w:rsidRDefault="00863E1C" w:rsidP="00863E1C">
            <w:proofErr w:type="spellStart"/>
            <w:r w:rsidRPr="00863E1C">
              <w:t>orderStatus</w:t>
            </w:r>
            <w:proofErr w:type="spellEnd"/>
            <w:r w:rsidRPr="00863E1C">
              <w:t>=2订单失败时必填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3B0FA377" w14:textId="77777777" w:rsidR="00863E1C" w:rsidRPr="00863E1C" w:rsidRDefault="00863E1C" w:rsidP="00863E1C">
            <w:r w:rsidRPr="00863E1C">
              <w:t>具体见：</w:t>
            </w:r>
            <w:hyperlink r:id="rId17" w:history="1">
              <w:r w:rsidRPr="00863E1C">
                <w:rPr>
                  <w:rStyle w:val="ae"/>
                </w:rPr>
                <w:t>与商家交互错误码</w:t>
              </w:r>
            </w:hyperlink>
            <w:r w:rsidRPr="00863E1C">
              <w:t>请求正确赋值，将会展示给用户</w:t>
            </w:r>
          </w:p>
        </w:tc>
      </w:tr>
      <w:tr w:rsidR="00863E1C" w:rsidRPr="00863E1C" w14:paraId="33D99D42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078E5797" w14:textId="77777777" w:rsidR="00863E1C" w:rsidRPr="00863E1C" w:rsidRDefault="00863E1C" w:rsidP="00863E1C">
            <w:proofErr w:type="spellStart"/>
            <w:r w:rsidRPr="00863E1C">
              <w:t>failedReason</w:t>
            </w:r>
            <w:proofErr w:type="spellEnd"/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7AC2F09A" w14:textId="77777777" w:rsidR="00863E1C" w:rsidRPr="00863E1C" w:rsidRDefault="00863E1C" w:rsidP="00863E1C">
            <w:r w:rsidRPr="00863E1C">
              <w:t>订单履约失败原因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23953F5B" w14:textId="77777777" w:rsidR="00863E1C" w:rsidRPr="00863E1C" w:rsidRDefault="00863E1C" w:rsidP="00863E1C">
            <w:r w:rsidRPr="00863E1C">
              <w:t>String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2FAC3FD4" w14:textId="77777777" w:rsidR="00863E1C" w:rsidRPr="00863E1C" w:rsidRDefault="00863E1C" w:rsidP="00863E1C">
            <w:proofErr w:type="spellStart"/>
            <w:r w:rsidRPr="00863E1C">
              <w:t>orderStatus</w:t>
            </w:r>
            <w:proofErr w:type="spellEnd"/>
            <w:r w:rsidRPr="00863E1C">
              <w:t>=2订单失败时必填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7E198393" w14:textId="77777777" w:rsidR="00863E1C" w:rsidRPr="00863E1C" w:rsidRDefault="00863E1C" w:rsidP="00863E1C">
            <w:r w:rsidRPr="00863E1C">
              <w:t>请求正确赋值，将会展示给用户;100个字符（30个汉字）内；</w:t>
            </w:r>
          </w:p>
        </w:tc>
      </w:tr>
    </w:tbl>
    <w:p w14:paraId="3E72B462" w14:textId="77777777" w:rsidR="00863E1C" w:rsidRPr="00863E1C" w:rsidRDefault="00863E1C" w:rsidP="00863E1C">
      <w:proofErr w:type="spellStart"/>
      <w:r w:rsidRPr="00863E1C">
        <w:t>cardinfos</w:t>
      </w:r>
      <w:proofErr w:type="spellEnd"/>
      <w:r w:rsidRPr="00863E1C">
        <w:t xml:space="preserve"> </w:t>
      </w:r>
      <w:proofErr w:type="spellStart"/>
      <w:r w:rsidRPr="00863E1C">
        <w:t>json</w:t>
      </w:r>
      <w:proofErr w:type="spellEnd"/>
      <w:r w:rsidRPr="00863E1C">
        <w:t>元素说明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1"/>
        <w:gridCol w:w="1503"/>
        <w:gridCol w:w="1633"/>
        <w:gridCol w:w="1503"/>
        <w:gridCol w:w="1850"/>
      </w:tblGrid>
      <w:tr w:rsidR="00863E1C" w:rsidRPr="00863E1C" w14:paraId="17369CA9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517EF169" w14:textId="77777777" w:rsidR="00863E1C" w:rsidRPr="00863E1C" w:rsidRDefault="00863E1C" w:rsidP="00863E1C">
            <w:r w:rsidRPr="00863E1C">
              <w:t>参数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0E0032DF" w14:textId="77777777" w:rsidR="00863E1C" w:rsidRPr="00863E1C" w:rsidRDefault="00863E1C" w:rsidP="00863E1C">
            <w:r w:rsidRPr="00863E1C">
              <w:t>含义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38AC53CD" w14:textId="77777777" w:rsidR="00863E1C" w:rsidRPr="00863E1C" w:rsidRDefault="00863E1C" w:rsidP="00863E1C">
            <w:r w:rsidRPr="00863E1C">
              <w:t>类型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4617C18E" w14:textId="77777777" w:rsidR="00863E1C" w:rsidRPr="00863E1C" w:rsidRDefault="00863E1C" w:rsidP="00863E1C">
            <w:r w:rsidRPr="00863E1C">
              <w:t>是否必填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18693583" w14:textId="77777777" w:rsidR="00863E1C" w:rsidRPr="00863E1C" w:rsidRDefault="00863E1C" w:rsidP="00863E1C">
            <w:r w:rsidRPr="00863E1C">
              <w:t>备注</w:t>
            </w:r>
          </w:p>
        </w:tc>
      </w:tr>
      <w:tr w:rsidR="00863E1C" w:rsidRPr="00863E1C" w14:paraId="30D57B53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2524D078" w14:textId="77777777" w:rsidR="00863E1C" w:rsidRPr="00863E1C" w:rsidRDefault="00863E1C" w:rsidP="00863E1C">
            <w:proofErr w:type="spellStart"/>
            <w:r w:rsidRPr="00863E1C">
              <w:t>cardno</w:t>
            </w:r>
            <w:proofErr w:type="spellEnd"/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105E539A" w14:textId="77777777" w:rsidR="00863E1C" w:rsidRPr="00863E1C" w:rsidRDefault="00863E1C" w:rsidP="00863E1C">
            <w:r w:rsidRPr="00863E1C">
              <w:t>卡密卡号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0DBA03C7" w14:textId="77777777" w:rsidR="00863E1C" w:rsidRPr="00863E1C" w:rsidRDefault="00863E1C" w:rsidP="00863E1C">
            <w:r w:rsidRPr="00863E1C">
              <w:t>String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342FB20D" w14:textId="77777777" w:rsidR="00863E1C" w:rsidRPr="00863E1C" w:rsidRDefault="00863E1C" w:rsidP="00863E1C">
            <w:r w:rsidRPr="00863E1C">
              <w:t>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24CE5E83" w14:textId="77777777" w:rsidR="00863E1C" w:rsidRPr="00863E1C" w:rsidRDefault="00863E1C" w:rsidP="00863E1C">
            <w:r w:rsidRPr="00863E1C">
              <w:t>订单成功后，返回卡号：DXFD-XCV-000000814</w:t>
            </w:r>
          </w:p>
          <w:p w14:paraId="1C0C8D80" w14:textId="77777777" w:rsidR="00863E1C" w:rsidRPr="00863E1C" w:rsidRDefault="00863E1C" w:rsidP="00863E1C">
            <w:r w:rsidRPr="00863E1C">
              <w:t>长度约束：不得大于200字节内</w:t>
            </w:r>
          </w:p>
          <w:p w14:paraId="289D2D09" w14:textId="77777777" w:rsidR="00863E1C" w:rsidRPr="00863E1C" w:rsidRDefault="00863E1C" w:rsidP="00863E1C">
            <w:r w:rsidRPr="00863E1C">
              <w:t>不支持汉字等字符，只支持英文字母、数字、-、_组合</w:t>
            </w:r>
          </w:p>
        </w:tc>
      </w:tr>
      <w:tr w:rsidR="00863E1C" w:rsidRPr="00863E1C" w14:paraId="477573DB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08E8FCD1" w14:textId="77777777" w:rsidR="00863E1C" w:rsidRPr="00863E1C" w:rsidRDefault="00863E1C" w:rsidP="00863E1C">
            <w:proofErr w:type="spellStart"/>
            <w:r w:rsidRPr="00863E1C">
              <w:t>cardpass</w:t>
            </w:r>
            <w:proofErr w:type="spellEnd"/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6D379359" w14:textId="77777777" w:rsidR="00863E1C" w:rsidRPr="00863E1C" w:rsidRDefault="00863E1C" w:rsidP="00863E1C">
            <w:r w:rsidRPr="00863E1C">
              <w:t>卡密密码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081CAABB" w14:textId="77777777" w:rsidR="00863E1C" w:rsidRPr="00863E1C" w:rsidRDefault="00863E1C" w:rsidP="00863E1C">
            <w:r w:rsidRPr="00863E1C">
              <w:t>String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4ECE82E7" w14:textId="77777777" w:rsidR="00863E1C" w:rsidRPr="00863E1C" w:rsidRDefault="00863E1C" w:rsidP="00863E1C">
            <w:r w:rsidRPr="00863E1C">
              <w:t>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6380AFE2" w14:textId="77777777" w:rsidR="00863E1C" w:rsidRPr="00863E1C" w:rsidRDefault="00863E1C" w:rsidP="00863E1C">
            <w:r w:rsidRPr="00863E1C">
              <w:t>订单成功，返回卡密密码，例如：</w:t>
            </w:r>
          </w:p>
          <w:p w14:paraId="5AE85461" w14:textId="77777777" w:rsidR="00863E1C" w:rsidRPr="00863E1C" w:rsidRDefault="00863E1C" w:rsidP="00863E1C">
            <w:r w:rsidRPr="00863E1C">
              <w:t>193-4343-32322814</w:t>
            </w:r>
          </w:p>
          <w:p w14:paraId="1DFA00EE" w14:textId="77777777" w:rsidR="00863E1C" w:rsidRPr="00863E1C" w:rsidRDefault="00863E1C" w:rsidP="00863E1C">
            <w:r w:rsidRPr="00863E1C">
              <w:lastRenderedPageBreak/>
              <w:t>长度约束：不得大于5000字节;</w:t>
            </w:r>
          </w:p>
          <w:p w14:paraId="1B026F53" w14:textId="77777777" w:rsidR="00863E1C" w:rsidRPr="00863E1C" w:rsidRDefault="00863E1C" w:rsidP="00863E1C">
            <w:r w:rsidRPr="00863E1C">
              <w:t>只支持英文字母、数字、-、_等ASCII码组合</w:t>
            </w:r>
          </w:p>
        </w:tc>
      </w:tr>
      <w:tr w:rsidR="00863E1C" w:rsidRPr="00863E1C" w14:paraId="3A53A841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7FEA74F1" w14:textId="77777777" w:rsidR="00863E1C" w:rsidRPr="00863E1C" w:rsidRDefault="00863E1C" w:rsidP="00863E1C">
            <w:proofErr w:type="spellStart"/>
            <w:r w:rsidRPr="00863E1C">
              <w:lastRenderedPageBreak/>
              <w:t>expiretime</w:t>
            </w:r>
            <w:proofErr w:type="spellEnd"/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60954054" w14:textId="77777777" w:rsidR="00863E1C" w:rsidRPr="00863E1C" w:rsidRDefault="00863E1C" w:rsidP="00863E1C">
            <w:r w:rsidRPr="00863E1C">
              <w:t>卡密过期时间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58D1BD3E" w14:textId="77777777" w:rsidR="00863E1C" w:rsidRPr="00863E1C" w:rsidRDefault="00863E1C" w:rsidP="00863E1C">
            <w:r w:rsidRPr="00863E1C">
              <w:t>String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0155CE7E" w14:textId="77777777" w:rsidR="00863E1C" w:rsidRPr="00863E1C" w:rsidRDefault="00863E1C" w:rsidP="00863E1C"/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53DF5884" w14:textId="77777777" w:rsidR="00863E1C" w:rsidRPr="00863E1C" w:rsidRDefault="00863E1C" w:rsidP="00863E1C">
            <w:r w:rsidRPr="00863E1C">
              <w:t>如：2013-12-01</w:t>
            </w:r>
          </w:p>
        </w:tc>
      </w:tr>
    </w:tbl>
    <w:p w14:paraId="366AA4EC" w14:textId="77777777" w:rsidR="00863E1C" w:rsidRPr="00863E1C" w:rsidRDefault="00863E1C" w:rsidP="00863E1C">
      <w:pPr>
        <w:rPr>
          <w:b/>
          <w:bCs/>
        </w:rPr>
      </w:pPr>
      <w:r w:rsidRPr="00863E1C">
        <w:rPr>
          <w:b/>
          <w:bCs/>
        </w:rPr>
        <w:t>3.3.1.3 京东返回数据说明</w:t>
      </w:r>
    </w:p>
    <w:p w14:paraId="3445CD5F" w14:textId="77777777" w:rsidR="00863E1C" w:rsidRPr="00863E1C" w:rsidRDefault="00863E1C" w:rsidP="00863E1C">
      <w:r w:rsidRPr="00863E1C">
        <w:t>返回数据例子</w:t>
      </w:r>
    </w:p>
    <w:p w14:paraId="74E494F8" w14:textId="77777777" w:rsidR="00863E1C" w:rsidRPr="00863E1C" w:rsidRDefault="00863E1C" w:rsidP="00863E1C">
      <w:r w:rsidRPr="00863E1C">
        <w:t>成功：</w:t>
      </w:r>
    </w:p>
    <w:p w14:paraId="0033D7AC" w14:textId="77777777" w:rsidR="00863E1C" w:rsidRPr="00863E1C" w:rsidRDefault="00863E1C" w:rsidP="00863E1C">
      <w:r w:rsidRPr="00863E1C">
        <w:t>{</w:t>
      </w:r>
    </w:p>
    <w:p w14:paraId="5FE59269" w14:textId="77777777" w:rsidR="00863E1C" w:rsidRPr="00863E1C" w:rsidRDefault="00863E1C" w:rsidP="00863E1C">
      <w:r w:rsidRPr="00863E1C">
        <w:t xml:space="preserve">    "</w:t>
      </w:r>
      <w:proofErr w:type="spellStart"/>
      <w:r w:rsidRPr="00863E1C">
        <w:t>retCode</w:t>
      </w:r>
      <w:proofErr w:type="spellEnd"/>
      <w:r w:rsidRPr="00863E1C">
        <w:t>": "100",</w:t>
      </w:r>
    </w:p>
    <w:p w14:paraId="052EB771" w14:textId="77777777" w:rsidR="00863E1C" w:rsidRPr="00863E1C" w:rsidRDefault="00863E1C" w:rsidP="00863E1C">
      <w:r w:rsidRPr="00863E1C">
        <w:t xml:space="preserve">    "</w:t>
      </w:r>
      <w:proofErr w:type="spellStart"/>
      <w:r w:rsidRPr="00863E1C">
        <w:t>retMessage</w:t>
      </w:r>
      <w:proofErr w:type="spellEnd"/>
      <w:r w:rsidRPr="00863E1C">
        <w:t>": "接收成功"</w:t>
      </w:r>
    </w:p>
    <w:p w14:paraId="6C401E20" w14:textId="77777777" w:rsidR="00863E1C" w:rsidRPr="00863E1C" w:rsidRDefault="00863E1C" w:rsidP="00863E1C">
      <w:r w:rsidRPr="00863E1C">
        <w:t>}</w:t>
      </w:r>
    </w:p>
    <w:p w14:paraId="72D094AD" w14:textId="77777777" w:rsidR="00863E1C" w:rsidRPr="00863E1C" w:rsidRDefault="00863E1C" w:rsidP="00863E1C"/>
    <w:p w14:paraId="46E4B625" w14:textId="77777777" w:rsidR="00863E1C" w:rsidRPr="00863E1C" w:rsidRDefault="00863E1C" w:rsidP="00863E1C">
      <w:r w:rsidRPr="00863E1C">
        <w:t>失败：</w:t>
      </w:r>
    </w:p>
    <w:p w14:paraId="4F2C88AD" w14:textId="77777777" w:rsidR="00863E1C" w:rsidRPr="00863E1C" w:rsidRDefault="00863E1C" w:rsidP="00863E1C">
      <w:r w:rsidRPr="00863E1C">
        <w:t>{</w:t>
      </w:r>
    </w:p>
    <w:p w14:paraId="7A842983" w14:textId="77777777" w:rsidR="00863E1C" w:rsidRPr="00863E1C" w:rsidRDefault="00863E1C" w:rsidP="00863E1C">
      <w:r w:rsidRPr="00863E1C">
        <w:t>"</w:t>
      </w:r>
      <w:proofErr w:type="spellStart"/>
      <w:r w:rsidRPr="00863E1C">
        <w:t>retCode</w:t>
      </w:r>
      <w:proofErr w:type="spellEnd"/>
      <w:r w:rsidRPr="00863E1C">
        <w:t>": "104",</w:t>
      </w:r>
    </w:p>
    <w:p w14:paraId="3B399089" w14:textId="77777777" w:rsidR="00863E1C" w:rsidRPr="00863E1C" w:rsidRDefault="00863E1C" w:rsidP="00863E1C">
      <w:r w:rsidRPr="00863E1C">
        <w:t>"</w:t>
      </w:r>
      <w:proofErr w:type="spellStart"/>
      <w:r w:rsidRPr="00863E1C">
        <w:t>retMessage</w:t>
      </w:r>
      <w:proofErr w:type="spellEnd"/>
      <w:r w:rsidRPr="00863E1C">
        <w:t>": "传入的参数有误"</w:t>
      </w:r>
    </w:p>
    <w:p w14:paraId="2A6A9AAF" w14:textId="77777777" w:rsidR="00863E1C" w:rsidRPr="00863E1C" w:rsidRDefault="00863E1C" w:rsidP="00863E1C">
      <w:r w:rsidRPr="00863E1C">
        <w:t>}</w:t>
      </w:r>
    </w:p>
    <w:p w14:paraId="56BCE6EB" w14:textId="77777777" w:rsidR="00863E1C" w:rsidRPr="00863E1C" w:rsidRDefault="00863E1C" w:rsidP="00863E1C">
      <w:r w:rsidRPr="00863E1C">
        <w:t>返回参数说明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6"/>
        <w:gridCol w:w="1548"/>
        <w:gridCol w:w="1671"/>
        <w:gridCol w:w="1548"/>
        <w:gridCol w:w="1657"/>
      </w:tblGrid>
      <w:tr w:rsidR="00863E1C" w:rsidRPr="00863E1C" w14:paraId="52C330BB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27F399D1" w14:textId="77777777" w:rsidR="00863E1C" w:rsidRPr="00863E1C" w:rsidRDefault="00863E1C" w:rsidP="00863E1C">
            <w:r w:rsidRPr="00863E1C">
              <w:t>参数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4760B59A" w14:textId="77777777" w:rsidR="00863E1C" w:rsidRPr="00863E1C" w:rsidRDefault="00863E1C" w:rsidP="00863E1C">
            <w:r w:rsidRPr="00863E1C">
              <w:t>含义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6423A425" w14:textId="77777777" w:rsidR="00863E1C" w:rsidRPr="00863E1C" w:rsidRDefault="00863E1C" w:rsidP="00863E1C">
            <w:r w:rsidRPr="00863E1C">
              <w:t>类型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465CF90E" w14:textId="77777777" w:rsidR="00863E1C" w:rsidRPr="00863E1C" w:rsidRDefault="00863E1C" w:rsidP="00863E1C">
            <w:r w:rsidRPr="00863E1C">
              <w:t>是否必填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77CB7137" w14:textId="77777777" w:rsidR="00863E1C" w:rsidRPr="00863E1C" w:rsidRDefault="00863E1C" w:rsidP="00863E1C">
            <w:r w:rsidRPr="00863E1C">
              <w:t>备注</w:t>
            </w:r>
          </w:p>
        </w:tc>
      </w:tr>
      <w:tr w:rsidR="00863E1C" w:rsidRPr="00863E1C" w14:paraId="02F3543E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2531698D" w14:textId="77777777" w:rsidR="00863E1C" w:rsidRPr="00863E1C" w:rsidRDefault="00863E1C" w:rsidP="00863E1C">
            <w:proofErr w:type="spellStart"/>
            <w:r w:rsidRPr="00863E1C">
              <w:t>retCode</w:t>
            </w:r>
            <w:proofErr w:type="spellEnd"/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73AB041C" w14:textId="77777777" w:rsidR="00863E1C" w:rsidRPr="00863E1C" w:rsidRDefault="00863E1C" w:rsidP="00863E1C">
            <w:r w:rsidRPr="00863E1C">
              <w:t>返回码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02C9A7BA" w14:textId="77777777" w:rsidR="00863E1C" w:rsidRPr="00863E1C" w:rsidRDefault="00863E1C" w:rsidP="00863E1C">
            <w:r w:rsidRPr="00863E1C">
              <w:t>String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0D34404C" w14:textId="77777777" w:rsidR="00863E1C" w:rsidRPr="00863E1C" w:rsidRDefault="00863E1C" w:rsidP="00863E1C">
            <w:r w:rsidRPr="00863E1C">
              <w:t>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28936028" w14:textId="77777777" w:rsidR="00863E1C" w:rsidRPr="00863E1C" w:rsidRDefault="00863E1C" w:rsidP="00863E1C">
            <w:r w:rsidRPr="00863E1C">
              <w:t>100:接受成功</w:t>
            </w:r>
          </w:p>
          <w:p w14:paraId="38DCA003" w14:textId="77777777" w:rsidR="00863E1C" w:rsidRPr="00863E1C" w:rsidRDefault="00863E1C" w:rsidP="00863E1C">
            <w:r w:rsidRPr="00863E1C">
              <w:t xml:space="preserve">其他失败详细见4.2 </w:t>
            </w:r>
            <w:hyperlink w:anchor="_2.3.2_返回码信息" w:history="1">
              <w:r w:rsidRPr="00863E1C">
                <w:rPr>
                  <w:rStyle w:val="ae"/>
                </w:rPr>
                <w:t>返回</w:t>
              </w:r>
              <w:proofErr w:type="gramStart"/>
              <w:r w:rsidRPr="00863E1C">
                <w:rPr>
                  <w:rStyle w:val="ae"/>
                </w:rPr>
                <w:t>码信息</w:t>
              </w:r>
              <w:proofErr w:type="gramEnd"/>
            </w:hyperlink>
          </w:p>
        </w:tc>
      </w:tr>
      <w:tr w:rsidR="00863E1C" w:rsidRPr="00863E1C" w14:paraId="62DBC563" w14:textId="77777777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4BF392B5" w14:textId="77777777" w:rsidR="00863E1C" w:rsidRPr="00863E1C" w:rsidRDefault="00863E1C" w:rsidP="00863E1C">
            <w:proofErr w:type="spellStart"/>
            <w:r w:rsidRPr="00863E1C">
              <w:t>retMessage</w:t>
            </w:r>
            <w:proofErr w:type="spellEnd"/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5A500ED5" w14:textId="77777777" w:rsidR="00863E1C" w:rsidRPr="00863E1C" w:rsidRDefault="00863E1C" w:rsidP="00863E1C">
            <w:r w:rsidRPr="00863E1C">
              <w:t>返回接口说明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4C55F37F" w14:textId="77777777" w:rsidR="00863E1C" w:rsidRPr="00863E1C" w:rsidRDefault="00863E1C" w:rsidP="00863E1C">
            <w:r w:rsidRPr="00863E1C">
              <w:t>String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186B1B1E" w14:textId="77777777" w:rsidR="00863E1C" w:rsidRPr="00863E1C" w:rsidRDefault="00863E1C" w:rsidP="00863E1C">
            <w:r w:rsidRPr="00863E1C">
              <w:t>必填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5FFC086A" w14:textId="77777777" w:rsidR="00863E1C" w:rsidRPr="00863E1C" w:rsidRDefault="00863E1C" w:rsidP="00863E1C">
            <w:r w:rsidRPr="00863E1C">
              <w:t>成功返回接收成功，若是失败则返回错误信息</w:t>
            </w:r>
          </w:p>
        </w:tc>
      </w:tr>
    </w:tbl>
    <w:p w14:paraId="243062F9" w14:textId="77777777" w:rsidR="00863E1C" w:rsidRPr="00863E1C" w:rsidRDefault="00863E1C" w:rsidP="00863E1C">
      <w:pPr>
        <w:rPr>
          <w:b/>
          <w:bCs/>
        </w:rPr>
      </w:pPr>
      <w:r w:rsidRPr="00863E1C">
        <w:rPr>
          <w:b/>
          <w:bCs/>
        </w:rPr>
        <w:t>4附表</w:t>
      </w:r>
    </w:p>
    <w:p w14:paraId="6F51B588" w14:textId="77777777" w:rsidR="00863E1C" w:rsidRPr="00863E1C" w:rsidRDefault="00863E1C" w:rsidP="00863E1C">
      <w:pPr>
        <w:rPr>
          <w:b/>
          <w:bCs/>
        </w:rPr>
      </w:pPr>
      <w:r w:rsidRPr="00863E1C">
        <w:rPr>
          <w:b/>
          <w:bCs/>
        </w:rPr>
        <w:lastRenderedPageBreak/>
        <w:t>4.1 订单状态信息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5"/>
        <w:gridCol w:w="4145"/>
      </w:tblGrid>
      <w:tr w:rsidR="00863E1C" w:rsidRPr="00863E1C" w14:paraId="350E9903" w14:textId="77777777"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2CAE22C3" w14:textId="77777777" w:rsidR="00863E1C" w:rsidRPr="00863E1C" w:rsidRDefault="00863E1C" w:rsidP="00863E1C">
            <w:r w:rsidRPr="00863E1C">
              <w:t>代码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2F784C29" w14:textId="77777777" w:rsidR="00863E1C" w:rsidRPr="00863E1C" w:rsidRDefault="00863E1C" w:rsidP="00863E1C">
            <w:r w:rsidRPr="00863E1C">
              <w:t>信息</w:t>
            </w:r>
          </w:p>
        </w:tc>
      </w:tr>
      <w:tr w:rsidR="00863E1C" w:rsidRPr="00863E1C" w14:paraId="5571EC9B" w14:textId="77777777"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0C10D2F2" w14:textId="77777777" w:rsidR="00863E1C" w:rsidRPr="00863E1C" w:rsidRDefault="00863E1C" w:rsidP="00863E1C">
            <w:r w:rsidRPr="00863E1C">
              <w:t>0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7C7952FF" w14:textId="77777777" w:rsidR="00863E1C" w:rsidRPr="00863E1C" w:rsidRDefault="00863E1C" w:rsidP="00863E1C">
            <w:r w:rsidRPr="00863E1C">
              <w:t>充</w:t>
            </w:r>
            <w:proofErr w:type="gramStart"/>
            <w:r w:rsidRPr="00863E1C">
              <w:t>值成功</w:t>
            </w:r>
            <w:proofErr w:type="gramEnd"/>
          </w:p>
        </w:tc>
      </w:tr>
      <w:tr w:rsidR="00863E1C" w:rsidRPr="00863E1C" w14:paraId="4B0E0AF1" w14:textId="77777777"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0E8EECC6" w14:textId="77777777" w:rsidR="00863E1C" w:rsidRPr="00863E1C" w:rsidRDefault="00863E1C" w:rsidP="00863E1C">
            <w:r w:rsidRPr="00863E1C">
              <w:t>1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1C1E2214" w14:textId="77777777" w:rsidR="00863E1C" w:rsidRPr="00863E1C" w:rsidRDefault="00863E1C" w:rsidP="00863E1C">
            <w:r w:rsidRPr="00863E1C">
              <w:t>充值中</w:t>
            </w:r>
          </w:p>
        </w:tc>
      </w:tr>
      <w:tr w:rsidR="00863E1C" w:rsidRPr="00863E1C" w14:paraId="60DA6685" w14:textId="77777777"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74C6A9CC" w14:textId="77777777" w:rsidR="00863E1C" w:rsidRPr="00863E1C" w:rsidRDefault="00863E1C" w:rsidP="00863E1C">
            <w:del w:id="1" w:author="Unknown">
              <w:r w:rsidRPr="00863E1C">
                <w:delText>2</w:delText>
              </w:r>
            </w:del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046CE6AE" w14:textId="77777777" w:rsidR="00863E1C" w:rsidRPr="00863E1C" w:rsidRDefault="00863E1C" w:rsidP="00863E1C">
            <w:del w:id="2" w:author="Unknown">
              <w:r w:rsidRPr="00863E1C">
                <w:delText>充值失败</w:delText>
              </w:r>
            </w:del>
          </w:p>
        </w:tc>
      </w:tr>
    </w:tbl>
    <w:p w14:paraId="359BD6D5" w14:textId="77777777" w:rsidR="00863E1C" w:rsidRPr="00863E1C" w:rsidRDefault="00863E1C" w:rsidP="00863E1C">
      <w:pPr>
        <w:rPr>
          <w:b/>
          <w:bCs/>
        </w:rPr>
      </w:pPr>
      <w:r w:rsidRPr="00863E1C">
        <w:rPr>
          <w:b/>
          <w:bCs/>
        </w:rPr>
        <w:t xml:space="preserve">4.2 返回码信息 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0"/>
        <w:gridCol w:w="3600"/>
        <w:gridCol w:w="1080"/>
      </w:tblGrid>
      <w:tr w:rsidR="00863E1C" w:rsidRPr="00863E1C" w14:paraId="6C5FCFAC" w14:textId="77777777"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368D6D0A" w14:textId="77777777" w:rsidR="00863E1C" w:rsidRPr="00863E1C" w:rsidRDefault="00863E1C" w:rsidP="00863E1C">
            <w:r w:rsidRPr="00863E1C">
              <w:t>代码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6A9CF34B" w14:textId="77777777" w:rsidR="00863E1C" w:rsidRPr="00863E1C" w:rsidRDefault="00863E1C" w:rsidP="00863E1C">
            <w:r w:rsidRPr="00863E1C">
              <w:t>信息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222E7C35" w14:textId="77777777" w:rsidR="00863E1C" w:rsidRPr="00863E1C" w:rsidRDefault="00863E1C" w:rsidP="00863E1C">
            <w:r w:rsidRPr="00863E1C">
              <w:t>备注</w:t>
            </w:r>
          </w:p>
        </w:tc>
      </w:tr>
      <w:tr w:rsidR="00863E1C" w:rsidRPr="00863E1C" w14:paraId="3730B1CD" w14:textId="77777777"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32AEF232" w14:textId="77777777" w:rsidR="00863E1C" w:rsidRPr="00863E1C" w:rsidRDefault="00863E1C" w:rsidP="00863E1C">
            <w:r w:rsidRPr="00863E1C">
              <w:t>101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7C8E339D" w14:textId="77777777" w:rsidR="00863E1C" w:rsidRPr="00863E1C" w:rsidRDefault="00863E1C" w:rsidP="00863E1C">
            <w:r w:rsidRPr="00863E1C">
              <w:t>订单不存在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5F0ADD" w14:textId="77777777" w:rsidR="00863E1C" w:rsidRPr="00863E1C" w:rsidRDefault="00863E1C" w:rsidP="00863E1C"/>
        </w:tc>
      </w:tr>
      <w:tr w:rsidR="00863E1C" w:rsidRPr="00863E1C" w14:paraId="42DB2BA1" w14:textId="77777777"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6221E681" w14:textId="77777777" w:rsidR="00863E1C" w:rsidRPr="00863E1C" w:rsidRDefault="00863E1C" w:rsidP="00863E1C">
            <w:r w:rsidRPr="00863E1C">
              <w:t>102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4994C552" w14:textId="77777777" w:rsidR="00863E1C" w:rsidRPr="00863E1C" w:rsidRDefault="00863E1C" w:rsidP="00863E1C">
            <w:r w:rsidRPr="00863E1C">
              <w:t>订单号不允许重复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62A830" w14:textId="77777777" w:rsidR="00863E1C" w:rsidRPr="00863E1C" w:rsidRDefault="00863E1C" w:rsidP="00863E1C"/>
        </w:tc>
      </w:tr>
      <w:tr w:rsidR="00863E1C" w:rsidRPr="00863E1C" w14:paraId="7887C753" w14:textId="77777777"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6D25926E" w14:textId="77777777" w:rsidR="00863E1C" w:rsidRPr="00863E1C" w:rsidRDefault="00863E1C" w:rsidP="00863E1C">
            <w:r w:rsidRPr="00863E1C">
              <w:t>103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556F8916" w14:textId="77777777" w:rsidR="00863E1C" w:rsidRPr="00863E1C" w:rsidRDefault="00863E1C" w:rsidP="00863E1C">
            <w:r w:rsidRPr="00863E1C">
              <w:t>该</w:t>
            </w:r>
            <w:proofErr w:type="gramStart"/>
            <w:r w:rsidRPr="00863E1C">
              <w:t>游戏区服不</w:t>
            </w:r>
            <w:proofErr w:type="gramEnd"/>
            <w:r w:rsidRPr="00863E1C">
              <w:t>存在</w:t>
            </w:r>
            <w:proofErr w:type="gramStart"/>
            <w:r w:rsidRPr="00863E1C">
              <w:t>或者区服已</w:t>
            </w:r>
            <w:proofErr w:type="gramEnd"/>
            <w:r w:rsidRPr="00863E1C">
              <w:t>暂停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EAE609" w14:textId="77777777" w:rsidR="00863E1C" w:rsidRPr="00863E1C" w:rsidRDefault="00863E1C" w:rsidP="00863E1C"/>
        </w:tc>
      </w:tr>
      <w:tr w:rsidR="00863E1C" w:rsidRPr="00863E1C" w14:paraId="0BC77814" w14:textId="77777777"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0BF6B61D" w14:textId="77777777" w:rsidR="00863E1C" w:rsidRPr="00863E1C" w:rsidRDefault="00863E1C" w:rsidP="00863E1C">
            <w:r w:rsidRPr="00863E1C">
              <w:t>104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12B52CDC" w14:textId="77777777" w:rsidR="00863E1C" w:rsidRPr="00863E1C" w:rsidRDefault="00863E1C" w:rsidP="00863E1C">
            <w:r w:rsidRPr="00863E1C">
              <w:t>传入的参数有误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86C1D9" w14:textId="77777777" w:rsidR="00863E1C" w:rsidRPr="00863E1C" w:rsidRDefault="00863E1C" w:rsidP="00863E1C"/>
        </w:tc>
      </w:tr>
      <w:tr w:rsidR="00863E1C" w:rsidRPr="00863E1C" w14:paraId="2E4CF848" w14:textId="77777777"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7E564D5C" w14:textId="77777777" w:rsidR="00863E1C" w:rsidRPr="00863E1C" w:rsidRDefault="00863E1C" w:rsidP="00863E1C">
            <w:r w:rsidRPr="00863E1C">
              <w:t>105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4FE2C82B" w14:textId="77777777" w:rsidR="00863E1C" w:rsidRPr="00863E1C" w:rsidRDefault="00863E1C" w:rsidP="00863E1C">
            <w:r w:rsidRPr="00863E1C">
              <w:t>IP地址不符合要求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25FC4D" w14:textId="77777777" w:rsidR="00863E1C" w:rsidRPr="00863E1C" w:rsidRDefault="00863E1C" w:rsidP="00863E1C">
            <w:r w:rsidRPr="00863E1C">
              <w:t>[重试]</w:t>
            </w:r>
          </w:p>
        </w:tc>
      </w:tr>
      <w:tr w:rsidR="00863E1C" w:rsidRPr="00863E1C" w14:paraId="309FD835" w14:textId="77777777"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59DDA19F" w14:textId="77777777" w:rsidR="00863E1C" w:rsidRPr="00863E1C" w:rsidRDefault="00863E1C" w:rsidP="00863E1C">
            <w:r w:rsidRPr="00863E1C">
              <w:t>106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268E24D5" w14:textId="77777777" w:rsidR="00863E1C" w:rsidRPr="00863E1C" w:rsidRDefault="00863E1C" w:rsidP="00863E1C">
            <w:r w:rsidRPr="00863E1C">
              <w:t>验证摘要串验证失败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27D193" w14:textId="77777777" w:rsidR="00863E1C" w:rsidRPr="00863E1C" w:rsidRDefault="00863E1C" w:rsidP="00863E1C">
            <w:r w:rsidRPr="00863E1C">
              <w:t>[重试]</w:t>
            </w:r>
          </w:p>
        </w:tc>
      </w:tr>
      <w:tr w:rsidR="00863E1C" w:rsidRPr="00863E1C" w14:paraId="471C4522" w14:textId="77777777"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7F3640FE" w14:textId="77777777" w:rsidR="00863E1C" w:rsidRPr="00863E1C" w:rsidRDefault="00863E1C" w:rsidP="00863E1C">
            <w:r w:rsidRPr="00863E1C">
              <w:t>107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5F684503" w14:textId="77777777" w:rsidR="00863E1C" w:rsidRPr="00863E1C" w:rsidRDefault="00863E1C" w:rsidP="00863E1C">
            <w:r w:rsidRPr="00863E1C">
              <w:t>没有对应商品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2C5DEE" w14:textId="77777777" w:rsidR="00863E1C" w:rsidRPr="00863E1C" w:rsidRDefault="00863E1C" w:rsidP="00863E1C"/>
        </w:tc>
      </w:tr>
      <w:tr w:rsidR="00863E1C" w:rsidRPr="00863E1C" w14:paraId="472DB257" w14:textId="77777777"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229502BE" w14:textId="77777777" w:rsidR="00863E1C" w:rsidRPr="00863E1C" w:rsidRDefault="00863E1C" w:rsidP="00863E1C">
            <w:r w:rsidRPr="00863E1C">
              <w:t>108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49970140" w14:textId="77777777" w:rsidR="00863E1C" w:rsidRPr="00863E1C" w:rsidRDefault="00863E1C" w:rsidP="00863E1C">
            <w:r w:rsidRPr="00863E1C">
              <w:t>数据库繁忙，请稍后重试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17C001" w14:textId="77777777" w:rsidR="00863E1C" w:rsidRPr="00863E1C" w:rsidRDefault="00863E1C" w:rsidP="00863E1C">
            <w:r w:rsidRPr="00863E1C">
              <w:t>[重试]</w:t>
            </w:r>
          </w:p>
        </w:tc>
      </w:tr>
      <w:tr w:rsidR="00863E1C" w:rsidRPr="00863E1C" w14:paraId="5B4781E3" w14:textId="77777777"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3F1F947D" w14:textId="77777777" w:rsidR="00863E1C" w:rsidRPr="00863E1C" w:rsidRDefault="00863E1C" w:rsidP="00863E1C">
            <w:r w:rsidRPr="00863E1C">
              <w:t>109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399053EE" w14:textId="77777777" w:rsidR="00863E1C" w:rsidRPr="00863E1C" w:rsidRDefault="00863E1C" w:rsidP="00863E1C">
            <w:r w:rsidRPr="00863E1C">
              <w:t>本商品不可销售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F0A71A" w14:textId="77777777" w:rsidR="00863E1C" w:rsidRPr="00863E1C" w:rsidRDefault="00863E1C" w:rsidP="00863E1C"/>
        </w:tc>
      </w:tr>
      <w:tr w:rsidR="00863E1C" w:rsidRPr="00863E1C" w14:paraId="558714EF" w14:textId="77777777"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614EBB9A" w14:textId="77777777" w:rsidR="00863E1C" w:rsidRPr="00863E1C" w:rsidRDefault="00863E1C" w:rsidP="00863E1C">
            <w:r w:rsidRPr="00863E1C">
              <w:t>110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247FF07E" w14:textId="77777777" w:rsidR="00863E1C" w:rsidRPr="00863E1C" w:rsidRDefault="00863E1C" w:rsidP="00863E1C">
            <w:r w:rsidRPr="00863E1C">
              <w:t>库存不足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39DAAD" w14:textId="77777777" w:rsidR="00863E1C" w:rsidRPr="00863E1C" w:rsidRDefault="00863E1C" w:rsidP="00863E1C">
            <w:r w:rsidRPr="00863E1C">
              <w:t>[重试]</w:t>
            </w:r>
          </w:p>
        </w:tc>
      </w:tr>
      <w:tr w:rsidR="00863E1C" w:rsidRPr="00863E1C" w14:paraId="7271507E" w14:textId="77777777"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3A3AF8DB" w14:textId="77777777" w:rsidR="00863E1C" w:rsidRPr="00863E1C" w:rsidRDefault="00863E1C" w:rsidP="00863E1C">
            <w:r w:rsidRPr="00863E1C">
              <w:t>111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0369AFD8" w14:textId="77777777" w:rsidR="00863E1C" w:rsidRPr="00863E1C" w:rsidRDefault="00863E1C" w:rsidP="00863E1C">
            <w:r w:rsidRPr="00863E1C">
              <w:t>商品价钱不一致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8BB37C" w14:textId="77777777" w:rsidR="00863E1C" w:rsidRPr="00863E1C" w:rsidRDefault="00863E1C" w:rsidP="00863E1C"/>
        </w:tc>
      </w:tr>
      <w:tr w:rsidR="00863E1C" w:rsidRPr="00863E1C" w14:paraId="2E068D2C" w14:textId="77777777"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0029F7AD" w14:textId="77777777" w:rsidR="00863E1C" w:rsidRPr="00863E1C" w:rsidRDefault="00863E1C" w:rsidP="00863E1C">
            <w:r w:rsidRPr="00863E1C">
              <w:t>112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650F4BBD" w14:textId="77777777" w:rsidR="00863E1C" w:rsidRPr="00863E1C" w:rsidRDefault="00863E1C" w:rsidP="00863E1C">
            <w:r w:rsidRPr="00863E1C">
              <w:t>账户余额不足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D96BBA" w14:textId="77777777" w:rsidR="00863E1C" w:rsidRPr="00863E1C" w:rsidRDefault="00863E1C" w:rsidP="00863E1C"/>
        </w:tc>
      </w:tr>
      <w:tr w:rsidR="00863E1C" w:rsidRPr="00863E1C" w14:paraId="126ACA39" w14:textId="77777777"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4C629937" w14:textId="77777777" w:rsidR="00863E1C" w:rsidRPr="00863E1C" w:rsidRDefault="00863E1C" w:rsidP="00863E1C">
            <w:r w:rsidRPr="00863E1C">
              <w:t>113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7D9CB0B6" w14:textId="77777777" w:rsidR="00863E1C" w:rsidRPr="00863E1C" w:rsidRDefault="00863E1C" w:rsidP="00863E1C">
            <w:r w:rsidRPr="00863E1C">
              <w:t>角色或账号不存在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343F3C" w14:textId="77777777" w:rsidR="00863E1C" w:rsidRPr="00863E1C" w:rsidRDefault="00863E1C" w:rsidP="00863E1C"/>
        </w:tc>
      </w:tr>
      <w:tr w:rsidR="00863E1C" w:rsidRPr="00863E1C" w14:paraId="6E698FB9" w14:textId="77777777"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25DCB610" w14:textId="77777777" w:rsidR="00863E1C" w:rsidRPr="00863E1C" w:rsidRDefault="00863E1C" w:rsidP="00863E1C">
            <w:r w:rsidRPr="00863E1C">
              <w:t>114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1F4156FC" w14:textId="77777777" w:rsidR="00863E1C" w:rsidRPr="00863E1C" w:rsidRDefault="00863E1C" w:rsidP="00863E1C">
            <w:r w:rsidRPr="00863E1C">
              <w:t>角色或账号验证失败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B2CCDA" w14:textId="77777777" w:rsidR="00863E1C" w:rsidRPr="00863E1C" w:rsidRDefault="00863E1C" w:rsidP="00863E1C"/>
        </w:tc>
      </w:tr>
      <w:tr w:rsidR="00863E1C" w:rsidRPr="00863E1C" w14:paraId="351F79B3" w14:textId="77777777"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62BBA5D0" w14:textId="77777777" w:rsidR="00863E1C" w:rsidRPr="00863E1C" w:rsidRDefault="00863E1C" w:rsidP="00863E1C">
            <w:r w:rsidRPr="00863E1C">
              <w:t>115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53D51545" w14:textId="77777777" w:rsidR="00863E1C" w:rsidRPr="00863E1C" w:rsidRDefault="00863E1C" w:rsidP="00863E1C">
            <w:r w:rsidRPr="00863E1C">
              <w:t>游戏品牌不存在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9DE9CF" w14:textId="77777777" w:rsidR="00863E1C" w:rsidRPr="00863E1C" w:rsidRDefault="00863E1C" w:rsidP="00863E1C"/>
        </w:tc>
      </w:tr>
      <w:tr w:rsidR="00863E1C" w:rsidRPr="00863E1C" w14:paraId="10BB07F2" w14:textId="77777777"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8C9728" w14:textId="77777777" w:rsidR="00863E1C" w:rsidRPr="00863E1C" w:rsidRDefault="00863E1C" w:rsidP="00863E1C">
            <w:r w:rsidRPr="00863E1C">
              <w:t>116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8F85D1" w14:textId="77777777" w:rsidR="00863E1C" w:rsidRPr="00863E1C" w:rsidRDefault="00863E1C" w:rsidP="00863E1C">
            <w:r w:rsidRPr="00863E1C">
              <w:t>充值</w:t>
            </w:r>
            <w:proofErr w:type="gramStart"/>
            <w:r w:rsidRPr="00863E1C">
              <w:t>帐户</w:t>
            </w:r>
            <w:proofErr w:type="gramEnd"/>
            <w:r w:rsidRPr="00863E1C">
              <w:t>输入错误，请输入正确的{账号}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0D63D1" w14:textId="77777777" w:rsidR="00863E1C" w:rsidRPr="00863E1C" w:rsidRDefault="00863E1C" w:rsidP="00863E1C">
            <w:r w:rsidRPr="00863E1C">
              <w:t>{账号} 占位符20个汉字内，例如：手</w:t>
            </w:r>
            <w:r w:rsidRPr="00863E1C">
              <w:lastRenderedPageBreak/>
              <w:t>机号、微信号、QQ号等</w:t>
            </w:r>
          </w:p>
        </w:tc>
      </w:tr>
      <w:tr w:rsidR="00863E1C" w:rsidRPr="00863E1C" w14:paraId="69AE3E7B" w14:textId="77777777"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2C792C" w14:textId="77777777" w:rsidR="00863E1C" w:rsidRPr="00863E1C" w:rsidRDefault="00863E1C" w:rsidP="00863E1C">
            <w:r w:rsidRPr="00863E1C">
              <w:lastRenderedPageBreak/>
              <w:t>117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3177E9" w14:textId="77777777" w:rsidR="00863E1C" w:rsidRPr="00863E1C" w:rsidRDefault="00863E1C" w:rsidP="00863E1C">
            <w:r w:rsidRPr="00863E1C">
              <w:t>账号不匹配{xx身份}身份要求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D1E0EA" w14:textId="77777777" w:rsidR="00863E1C" w:rsidRPr="00863E1C" w:rsidRDefault="00863E1C" w:rsidP="00863E1C">
            <w:r w:rsidRPr="00863E1C">
              <w:t>{xx身份} 占位符20个汉字内，例如：学生、新学生、</w:t>
            </w:r>
            <w:proofErr w:type="gramStart"/>
            <w:r w:rsidRPr="00863E1C">
              <w:t>连包新人</w:t>
            </w:r>
            <w:proofErr w:type="gramEnd"/>
            <w:r w:rsidRPr="00863E1C">
              <w:t>等</w:t>
            </w:r>
          </w:p>
        </w:tc>
      </w:tr>
      <w:tr w:rsidR="00863E1C" w:rsidRPr="00863E1C" w14:paraId="61B1E90C" w14:textId="77777777"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9FEDD7" w14:textId="77777777" w:rsidR="00863E1C" w:rsidRPr="00863E1C" w:rsidRDefault="00863E1C" w:rsidP="00863E1C">
            <w:r w:rsidRPr="00863E1C">
              <w:t>118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74464A" w14:textId="77777777" w:rsidR="00863E1C" w:rsidRPr="00863E1C" w:rsidRDefault="00863E1C" w:rsidP="00863E1C">
            <w:r w:rsidRPr="00863E1C">
              <w:t>账号达到最大购买次数限制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B98862" w14:textId="77777777" w:rsidR="00863E1C" w:rsidRPr="00863E1C" w:rsidRDefault="00863E1C" w:rsidP="00863E1C"/>
        </w:tc>
      </w:tr>
      <w:tr w:rsidR="00863E1C" w:rsidRPr="00863E1C" w14:paraId="1300B520" w14:textId="77777777"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465C36" w14:textId="77777777" w:rsidR="00863E1C" w:rsidRPr="00863E1C" w:rsidRDefault="00863E1C" w:rsidP="00863E1C">
            <w:r w:rsidRPr="00863E1C">
              <w:t>119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4C37D9" w14:textId="77777777" w:rsidR="00863E1C" w:rsidRPr="00863E1C" w:rsidRDefault="00863E1C" w:rsidP="00863E1C">
            <w:r w:rsidRPr="00863E1C">
              <w:t>账号</w:t>
            </w:r>
            <w:proofErr w:type="gramStart"/>
            <w:r w:rsidRPr="00863E1C">
              <w:t>被风控</w:t>
            </w:r>
            <w:proofErr w:type="gramEnd"/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07241A" w14:textId="77777777" w:rsidR="00863E1C" w:rsidRPr="00863E1C" w:rsidRDefault="00863E1C" w:rsidP="00863E1C"/>
        </w:tc>
      </w:tr>
      <w:tr w:rsidR="00863E1C" w:rsidRPr="00863E1C" w14:paraId="7E3C6006" w14:textId="77777777"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31563F" w14:textId="77777777" w:rsidR="00863E1C" w:rsidRPr="00863E1C" w:rsidRDefault="00863E1C" w:rsidP="00863E1C">
            <w:r w:rsidRPr="00863E1C">
              <w:t>120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C660E8" w14:textId="77777777" w:rsidR="00863E1C" w:rsidRPr="00863E1C" w:rsidRDefault="00863E1C" w:rsidP="00863E1C">
            <w:r w:rsidRPr="00863E1C">
              <w:t>账号被封停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804DFB" w14:textId="77777777" w:rsidR="00863E1C" w:rsidRPr="00863E1C" w:rsidRDefault="00863E1C" w:rsidP="00863E1C"/>
        </w:tc>
      </w:tr>
      <w:tr w:rsidR="00863E1C" w:rsidRPr="00863E1C" w14:paraId="28441BDE" w14:textId="77777777"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3CB36C" w14:textId="77777777" w:rsidR="00863E1C" w:rsidRPr="00863E1C" w:rsidRDefault="00863E1C" w:rsidP="00863E1C">
            <w:r w:rsidRPr="00863E1C">
              <w:t>121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BC3024" w14:textId="77777777" w:rsidR="00863E1C" w:rsidRPr="00863E1C" w:rsidRDefault="00863E1C" w:rsidP="00863E1C">
            <w:r w:rsidRPr="00863E1C">
              <w:t>无该产品的购买资格，{xx原因}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8FC34C" w14:textId="77777777" w:rsidR="00863E1C" w:rsidRPr="00863E1C" w:rsidRDefault="00863E1C" w:rsidP="00863E1C">
            <w:r w:rsidRPr="00863E1C">
              <w:t>{原因} 占位符20个汉字内，例如：不符合活动资格、已是黄金会员、在网时长不足等</w:t>
            </w:r>
          </w:p>
        </w:tc>
      </w:tr>
      <w:tr w:rsidR="00863E1C" w:rsidRPr="00863E1C" w14:paraId="04368F1E" w14:textId="77777777"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EDE4A5" w14:textId="77777777" w:rsidR="00863E1C" w:rsidRPr="00863E1C" w:rsidRDefault="00863E1C" w:rsidP="00863E1C">
            <w:r w:rsidRPr="00863E1C">
              <w:t>122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697557" w14:textId="77777777" w:rsidR="00863E1C" w:rsidRPr="00863E1C" w:rsidRDefault="00863E1C" w:rsidP="00863E1C">
            <w:r w:rsidRPr="00863E1C">
              <w:t>账号转换映射失败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C77DEB" w14:textId="77777777" w:rsidR="00863E1C" w:rsidRPr="00863E1C" w:rsidRDefault="00863E1C" w:rsidP="00863E1C">
            <w:r w:rsidRPr="00863E1C">
              <w:t>针对有账号转换场景，例如手机号查询绑定的品牌方账号</w:t>
            </w:r>
          </w:p>
        </w:tc>
      </w:tr>
      <w:tr w:rsidR="00863E1C" w:rsidRPr="00863E1C" w14:paraId="270486BC" w14:textId="77777777"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1D3735" w14:textId="77777777" w:rsidR="00863E1C" w:rsidRPr="00863E1C" w:rsidRDefault="00863E1C" w:rsidP="00863E1C">
            <w:r w:rsidRPr="00863E1C">
              <w:t>123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DBC6C4" w14:textId="77777777" w:rsidR="00863E1C" w:rsidRPr="00863E1C" w:rsidRDefault="00863E1C" w:rsidP="00863E1C">
            <w:r w:rsidRPr="00863E1C">
              <w:t>品牌侧下单失败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65373A" w14:textId="77777777" w:rsidR="00863E1C" w:rsidRPr="00863E1C" w:rsidRDefault="00863E1C" w:rsidP="00863E1C">
            <w:r w:rsidRPr="00863E1C">
              <w:t>代理商调用品牌方下单失败</w:t>
            </w:r>
          </w:p>
        </w:tc>
      </w:tr>
      <w:tr w:rsidR="00863E1C" w:rsidRPr="00863E1C" w14:paraId="1F6FA1FC" w14:textId="77777777"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B1ABE4" w14:textId="77777777" w:rsidR="00863E1C" w:rsidRPr="00863E1C" w:rsidRDefault="00863E1C" w:rsidP="00863E1C">
            <w:r w:rsidRPr="00863E1C">
              <w:lastRenderedPageBreak/>
              <w:t>124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1C429E" w14:textId="77777777" w:rsidR="00863E1C" w:rsidRPr="00863E1C" w:rsidRDefault="00863E1C" w:rsidP="00863E1C">
            <w:r w:rsidRPr="00863E1C">
              <w:t>非有效价格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345362" w14:textId="77777777" w:rsidR="00863E1C" w:rsidRPr="00863E1C" w:rsidRDefault="00863E1C" w:rsidP="00863E1C"/>
        </w:tc>
      </w:tr>
      <w:tr w:rsidR="00863E1C" w:rsidRPr="00863E1C" w14:paraId="0E62A1FD" w14:textId="77777777"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A600B0" w14:textId="77777777" w:rsidR="00863E1C" w:rsidRPr="00863E1C" w:rsidRDefault="00863E1C" w:rsidP="00863E1C">
            <w:r w:rsidRPr="00863E1C">
              <w:t>999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7525FF" w14:textId="77777777" w:rsidR="00863E1C" w:rsidRPr="00863E1C" w:rsidRDefault="00863E1C" w:rsidP="00863E1C">
            <w:r w:rsidRPr="00863E1C">
              <w:t>系统错误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3F7B1C" w14:textId="77777777" w:rsidR="00863E1C" w:rsidRPr="00863E1C" w:rsidRDefault="00863E1C" w:rsidP="00863E1C">
            <w:r w:rsidRPr="00863E1C">
              <w:t>[重试]</w:t>
            </w:r>
          </w:p>
        </w:tc>
      </w:tr>
      <w:tr w:rsidR="00863E1C" w:rsidRPr="00863E1C" w14:paraId="1C3713C7" w14:textId="77777777"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ED1EF4" w14:textId="77777777" w:rsidR="00863E1C" w:rsidRPr="00863E1C" w:rsidRDefault="00863E1C" w:rsidP="00863E1C">
            <w:r w:rsidRPr="00863E1C">
              <w:t>1000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C971C0" w14:textId="77777777" w:rsidR="00863E1C" w:rsidRPr="00863E1C" w:rsidRDefault="00863E1C" w:rsidP="00863E1C">
            <w:r w:rsidRPr="00863E1C">
              <w:t>调用品牌方超时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1D9703" w14:textId="77777777" w:rsidR="00863E1C" w:rsidRPr="00863E1C" w:rsidRDefault="00863E1C" w:rsidP="00863E1C">
            <w:r w:rsidRPr="00863E1C">
              <w:t>[重试] 接单接口、查询履约结果时可重试</w:t>
            </w:r>
          </w:p>
        </w:tc>
      </w:tr>
    </w:tbl>
    <w:p w14:paraId="07FE69ED" w14:textId="77777777" w:rsidR="00863E1C" w:rsidRPr="00863E1C" w:rsidRDefault="00863E1C" w:rsidP="00863E1C">
      <w:r w:rsidRPr="00863E1C">
        <w:t>更多详见：</w:t>
      </w:r>
      <w:hyperlink r:id="rId18" w:history="1">
        <w:r w:rsidRPr="00863E1C">
          <w:rPr>
            <w:rStyle w:val="ae"/>
          </w:rPr>
          <w:t>与商家交互错误码</w:t>
        </w:r>
      </w:hyperlink>
      <w:r w:rsidRPr="00863E1C">
        <w:t>，因错误原因会展示在失败订单详情页面上，若错误码有未覆盖到的场景，请联系京东侧增加。</w:t>
      </w:r>
    </w:p>
    <w:p w14:paraId="46325827" w14:textId="77777777" w:rsidR="00863E1C" w:rsidRPr="00863E1C" w:rsidRDefault="00863E1C" w:rsidP="00863E1C">
      <w:r w:rsidRPr="00863E1C">
        <w:t>其中，对于订单履约结果查询接口，备注有[重试] 标示的，系统会进行重试查询订单履约结果（充值、卡密生产），其他非100的无重试标记的将会触发退款。</w:t>
      </w:r>
    </w:p>
    <w:p w14:paraId="146CACB5" w14:textId="77777777" w:rsidR="00863E1C" w:rsidRPr="00863E1C" w:rsidRDefault="00863E1C" w:rsidP="00863E1C">
      <w:pPr>
        <w:rPr>
          <w:b/>
          <w:bCs/>
        </w:rPr>
      </w:pPr>
      <w:r w:rsidRPr="00863E1C">
        <w:rPr>
          <w:b/>
          <w:bCs/>
        </w:rPr>
        <w:t>4.3 品牌类型信息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9"/>
        <w:gridCol w:w="6631"/>
      </w:tblGrid>
      <w:tr w:rsidR="00863E1C" w:rsidRPr="00863E1C" w14:paraId="4F7F64F0" w14:textId="77777777">
        <w:tc>
          <w:tcPr>
            <w:tcW w:w="21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282A5BBF" w14:textId="77777777" w:rsidR="00863E1C" w:rsidRPr="00863E1C" w:rsidRDefault="00863E1C" w:rsidP="00863E1C">
            <w:r w:rsidRPr="00863E1C">
              <w:t>代码</w:t>
            </w:r>
          </w:p>
        </w:tc>
        <w:tc>
          <w:tcPr>
            <w:tcW w:w="93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7C0E6681" w14:textId="77777777" w:rsidR="00863E1C" w:rsidRPr="00863E1C" w:rsidRDefault="00863E1C" w:rsidP="00863E1C">
            <w:r w:rsidRPr="00863E1C">
              <w:t>信息</w:t>
            </w:r>
          </w:p>
        </w:tc>
      </w:tr>
      <w:tr w:rsidR="00863E1C" w:rsidRPr="00863E1C" w14:paraId="2E864801" w14:textId="77777777">
        <w:tc>
          <w:tcPr>
            <w:tcW w:w="21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6550319D" w14:textId="77777777" w:rsidR="00863E1C" w:rsidRPr="00863E1C" w:rsidRDefault="00863E1C" w:rsidP="00863E1C">
            <w:r w:rsidRPr="00863E1C">
              <w:t>1001</w:t>
            </w:r>
          </w:p>
        </w:tc>
        <w:tc>
          <w:tcPr>
            <w:tcW w:w="93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508C397D" w14:textId="77777777" w:rsidR="00863E1C" w:rsidRPr="00863E1C" w:rsidRDefault="00863E1C" w:rsidP="00863E1C">
            <w:proofErr w:type="gramStart"/>
            <w:r w:rsidRPr="00863E1C">
              <w:t>爱奇艺</w:t>
            </w:r>
            <w:proofErr w:type="gramEnd"/>
          </w:p>
        </w:tc>
      </w:tr>
      <w:tr w:rsidR="00863E1C" w:rsidRPr="00863E1C" w14:paraId="789D48D7" w14:textId="77777777">
        <w:tc>
          <w:tcPr>
            <w:tcW w:w="21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70850ECD" w14:textId="77777777" w:rsidR="00863E1C" w:rsidRPr="00863E1C" w:rsidRDefault="00863E1C" w:rsidP="00863E1C">
            <w:r w:rsidRPr="00863E1C">
              <w:t>1002</w:t>
            </w:r>
          </w:p>
        </w:tc>
        <w:tc>
          <w:tcPr>
            <w:tcW w:w="93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3B95B068" w14:textId="77777777" w:rsidR="00863E1C" w:rsidRPr="00863E1C" w:rsidRDefault="00863E1C" w:rsidP="00863E1C">
            <w:proofErr w:type="gramStart"/>
            <w:r w:rsidRPr="00863E1C">
              <w:t>腾讯视频</w:t>
            </w:r>
            <w:proofErr w:type="gramEnd"/>
          </w:p>
        </w:tc>
      </w:tr>
      <w:tr w:rsidR="00863E1C" w:rsidRPr="00863E1C" w14:paraId="7D67D3CD" w14:textId="77777777">
        <w:tc>
          <w:tcPr>
            <w:tcW w:w="21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45004FC0" w14:textId="77777777" w:rsidR="00863E1C" w:rsidRPr="00863E1C" w:rsidRDefault="00863E1C" w:rsidP="00863E1C">
            <w:r w:rsidRPr="00863E1C">
              <w:t>1003</w:t>
            </w:r>
          </w:p>
        </w:tc>
        <w:tc>
          <w:tcPr>
            <w:tcW w:w="93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3800451A" w14:textId="77777777" w:rsidR="00863E1C" w:rsidRPr="00863E1C" w:rsidRDefault="00863E1C" w:rsidP="00863E1C">
            <w:r w:rsidRPr="00863E1C">
              <w:t>Keep</w:t>
            </w:r>
          </w:p>
        </w:tc>
      </w:tr>
      <w:tr w:rsidR="00863E1C" w:rsidRPr="00863E1C" w14:paraId="171DEE6E" w14:textId="77777777">
        <w:tc>
          <w:tcPr>
            <w:tcW w:w="21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13356C1E" w14:textId="77777777" w:rsidR="00863E1C" w:rsidRPr="00863E1C" w:rsidRDefault="00863E1C" w:rsidP="00863E1C">
            <w:r w:rsidRPr="00863E1C">
              <w:t>1004</w:t>
            </w:r>
          </w:p>
        </w:tc>
        <w:tc>
          <w:tcPr>
            <w:tcW w:w="93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03816C21" w14:textId="77777777" w:rsidR="00863E1C" w:rsidRPr="00863E1C" w:rsidRDefault="00863E1C" w:rsidP="00863E1C">
            <w:r w:rsidRPr="00863E1C">
              <w:t>优酷视频</w:t>
            </w:r>
          </w:p>
        </w:tc>
      </w:tr>
      <w:tr w:rsidR="00863E1C" w:rsidRPr="00863E1C" w14:paraId="458ECE27" w14:textId="77777777">
        <w:tc>
          <w:tcPr>
            <w:tcW w:w="21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7250AD87" w14:textId="77777777" w:rsidR="00863E1C" w:rsidRPr="00863E1C" w:rsidRDefault="00863E1C" w:rsidP="00863E1C">
            <w:r w:rsidRPr="00863E1C">
              <w:t>1005</w:t>
            </w:r>
          </w:p>
        </w:tc>
        <w:tc>
          <w:tcPr>
            <w:tcW w:w="93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1C1DFD65" w14:textId="77777777" w:rsidR="00863E1C" w:rsidRPr="00863E1C" w:rsidRDefault="00863E1C" w:rsidP="00863E1C">
            <w:proofErr w:type="gramStart"/>
            <w:r w:rsidRPr="00863E1C">
              <w:t>哔</w:t>
            </w:r>
            <w:proofErr w:type="gramEnd"/>
            <w:r w:rsidRPr="00863E1C">
              <w:t>哩</w:t>
            </w:r>
            <w:proofErr w:type="gramStart"/>
            <w:r w:rsidRPr="00863E1C">
              <w:t>哔</w:t>
            </w:r>
            <w:proofErr w:type="gramEnd"/>
            <w:r w:rsidRPr="00863E1C">
              <w:t>哩</w:t>
            </w:r>
          </w:p>
        </w:tc>
      </w:tr>
      <w:tr w:rsidR="00863E1C" w:rsidRPr="00863E1C" w14:paraId="5F6037FE" w14:textId="77777777">
        <w:tc>
          <w:tcPr>
            <w:tcW w:w="21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12878C6E" w14:textId="77777777" w:rsidR="00863E1C" w:rsidRPr="00863E1C" w:rsidRDefault="00863E1C" w:rsidP="00863E1C">
            <w:r w:rsidRPr="00863E1C">
              <w:t>1006</w:t>
            </w:r>
          </w:p>
        </w:tc>
        <w:tc>
          <w:tcPr>
            <w:tcW w:w="93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75231EC4" w14:textId="77777777" w:rsidR="00863E1C" w:rsidRPr="00863E1C" w:rsidRDefault="00863E1C" w:rsidP="00863E1C">
            <w:r w:rsidRPr="00863E1C">
              <w:t>芒果</w:t>
            </w:r>
          </w:p>
        </w:tc>
      </w:tr>
      <w:tr w:rsidR="00863E1C" w:rsidRPr="00863E1C" w14:paraId="2FA3C256" w14:textId="77777777">
        <w:tc>
          <w:tcPr>
            <w:tcW w:w="21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0950EF9B" w14:textId="77777777" w:rsidR="00863E1C" w:rsidRPr="00863E1C" w:rsidRDefault="00863E1C" w:rsidP="00863E1C">
            <w:r w:rsidRPr="00863E1C">
              <w:t>1007</w:t>
            </w:r>
          </w:p>
        </w:tc>
        <w:tc>
          <w:tcPr>
            <w:tcW w:w="93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0104C91B" w14:textId="77777777" w:rsidR="00863E1C" w:rsidRPr="00863E1C" w:rsidRDefault="00863E1C" w:rsidP="00863E1C">
            <w:r w:rsidRPr="00863E1C">
              <w:t>喜马拉雅</w:t>
            </w:r>
          </w:p>
        </w:tc>
      </w:tr>
      <w:tr w:rsidR="00863E1C" w:rsidRPr="00863E1C" w14:paraId="15DD2FF1" w14:textId="77777777">
        <w:tc>
          <w:tcPr>
            <w:tcW w:w="21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3863398E" w14:textId="77777777" w:rsidR="00863E1C" w:rsidRPr="00863E1C" w:rsidRDefault="00863E1C" w:rsidP="00863E1C">
            <w:r w:rsidRPr="00863E1C">
              <w:t>1008</w:t>
            </w:r>
          </w:p>
        </w:tc>
        <w:tc>
          <w:tcPr>
            <w:tcW w:w="93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51A3D989" w14:textId="77777777" w:rsidR="00863E1C" w:rsidRPr="00863E1C" w:rsidRDefault="00863E1C" w:rsidP="00863E1C">
            <w:proofErr w:type="gramStart"/>
            <w:r w:rsidRPr="00863E1C">
              <w:t>酷狗音乐</w:t>
            </w:r>
            <w:proofErr w:type="gramEnd"/>
          </w:p>
        </w:tc>
      </w:tr>
      <w:tr w:rsidR="00863E1C" w:rsidRPr="00863E1C" w14:paraId="43354A9A" w14:textId="77777777">
        <w:tc>
          <w:tcPr>
            <w:tcW w:w="21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6184FBDA" w14:textId="77777777" w:rsidR="00863E1C" w:rsidRPr="00863E1C" w:rsidRDefault="00863E1C" w:rsidP="00863E1C">
            <w:r w:rsidRPr="00863E1C">
              <w:t>1009</w:t>
            </w:r>
          </w:p>
        </w:tc>
        <w:tc>
          <w:tcPr>
            <w:tcW w:w="93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45BEC917" w14:textId="77777777" w:rsidR="00863E1C" w:rsidRPr="00863E1C" w:rsidRDefault="00863E1C" w:rsidP="00863E1C">
            <w:r w:rsidRPr="00863E1C">
              <w:t>QQ音乐</w:t>
            </w:r>
          </w:p>
        </w:tc>
      </w:tr>
      <w:tr w:rsidR="00863E1C" w:rsidRPr="00863E1C" w14:paraId="6FA14FCE" w14:textId="77777777">
        <w:tc>
          <w:tcPr>
            <w:tcW w:w="21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6E7BC837" w14:textId="77777777" w:rsidR="00863E1C" w:rsidRPr="00863E1C" w:rsidRDefault="00863E1C" w:rsidP="00863E1C">
            <w:r w:rsidRPr="00863E1C">
              <w:t>1010</w:t>
            </w:r>
          </w:p>
        </w:tc>
        <w:tc>
          <w:tcPr>
            <w:tcW w:w="93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DF2F8"/>
            <w:vAlign w:val="center"/>
            <w:hideMark/>
          </w:tcPr>
          <w:p w14:paraId="1DBCD0C1" w14:textId="77777777" w:rsidR="00863E1C" w:rsidRPr="00863E1C" w:rsidRDefault="00863E1C" w:rsidP="00863E1C">
            <w:r w:rsidRPr="00863E1C">
              <w:t>网</w:t>
            </w:r>
            <w:proofErr w:type="gramStart"/>
            <w:r w:rsidRPr="00863E1C">
              <w:t>易音乐</w:t>
            </w:r>
            <w:proofErr w:type="gramEnd"/>
          </w:p>
        </w:tc>
      </w:tr>
    </w:tbl>
    <w:p w14:paraId="1A7F8DEB" w14:textId="77777777" w:rsidR="00863E1C" w:rsidRPr="00863E1C" w:rsidRDefault="00863E1C" w:rsidP="00863E1C">
      <w:r w:rsidRPr="00863E1C">
        <w:t>备注：更多品牌代码，可咨询运营侧。</w:t>
      </w:r>
    </w:p>
    <w:p w14:paraId="2A74426B" w14:textId="77777777" w:rsidR="00863E1C" w:rsidRPr="00863E1C" w:rsidRDefault="00863E1C" w:rsidP="00863E1C">
      <w:pPr>
        <w:rPr>
          <w:b/>
          <w:bCs/>
        </w:rPr>
      </w:pPr>
      <w:r w:rsidRPr="00863E1C">
        <w:rPr>
          <w:b/>
          <w:bCs/>
        </w:rPr>
        <w:t>4.4 权益类型信息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0"/>
        <w:gridCol w:w="4725"/>
      </w:tblGrid>
      <w:tr w:rsidR="00863E1C" w:rsidRPr="00863E1C" w14:paraId="5FEE4991" w14:textId="77777777"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4924D8BD" w14:textId="77777777" w:rsidR="00863E1C" w:rsidRPr="00863E1C" w:rsidRDefault="00863E1C" w:rsidP="00863E1C">
            <w:r w:rsidRPr="00863E1C">
              <w:t>代码</w:t>
            </w:r>
          </w:p>
        </w:tc>
        <w:tc>
          <w:tcPr>
            <w:tcW w:w="47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E3A38"/>
            <w:vAlign w:val="center"/>
            <w:hideMark/>
          </w:tcPr>
          <w:p w14:paraId="259BAAA5" w14:textId="77777777" w:rsidR="00863E1C" w:rsidRPr="00863E1C" w:rsidRDefault="00863E1C" w:rsidP="00863E1C">
            <w:r w:rsidRPr="00863E1C">
              <w:t>信息</w:t>
            </w:r>
          </w:p>
        </w:tc>
      </w:tr>
      <w:tr w:rsidR="00863E1C" w:rsidRPr="00863E1C" w14:paraId="631A1774" w14:textId="77777777"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53892068" w14:textId="77777777" w:rsidR="00863E1C" w:rsidRPr="00863E1C" w:rsidRDefault="00863E1C" w:rsidP="00863E1C">
            <w:r w:rsidRPr="00863E1C">
              <w:t>1</w:t>
            </w:r>
          </w:p>
        </w:tc>
        <w:tc>
          <w:tcPr>
            <w:tcW w:w="47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4EAD22BA" w14:textId="77777777" w:rsidR="00863E1C" w:rsidRPr="00863E1C" w:rsidRDefault="00863E1C" w:rsidP="00863E1C">
            <w:r w:rsidRPr="00863E1C">
              <w:t>京东Plus会员权益</w:t>
            </w:r>
          </w:p>
        </w:tc>
      </w:tr>
    </w:tbl>
    <w:p w14:paraId="7B02ADD4" w14:textId="77777777" w:rsidR="00863E1C" w:rsidRPr="00863E1C" w:rsidRDefault="00863E1C" w:rsidP="00863E1C">
      <w:pPr>
        <w:rPr>
          <w:b/>
          <w:bCs/>
        </w:rPr>
      </w:pPr>
      <w:r w:rsidRPr="00863E1C">
        <w:rPr>
          <w:b/>
          <w:bCs/>
        </w:rPr>
        <w:lastRenderedPageBreak/>
        <w:t>4.5 签名例子</w:t>
      </w:r>
    </w:p>
    <w:p w14:paraId="30D3A56A" w14:textId="77777777" w:rsidR="00863E1C" w:rsidRPr="00863E1C" w:rsidRDefault="00863E1C" w:rsidP="00863E1C">
      <w:r w:rsidRPr="00863E1C">
        <w:t>sign=md5(customerId=10817&amp;data=base64(data)&amp;timestamp=20120424165458&amp;privateKey)</w:t>
      </w:r>
    </w:p>
    <w:p w14:paraId="427D8FAD" w14:textId="77777777" w:rsidR="00863E1C" w:rsidRPr="00863E1C" w:rsidRDefault="00863E1C" w:rsidP="00863E1C">
      <w:r w:rsidRPr="00863E1C">
        <w:t>python版本示例：</w:t>
      </w:r>
    </w:p>
    <w:p w14:paraId="65FDB437" w14:textId="77777777" w:rsidR="00863E1C" w:rsidRPr="00863E1C" w:rsidRDefault="00863E1C" w:rsidP="00863E1C">
      <w:r w:rsidRPr="00863E1C">
        <w:t xml:space="preserve">import </w:t>
      </w:r>
      <w:proofErr w:type="spellStart"/>
      <w:r w:rsidRPr="00863E1C">
        <w:t>hashlib</w:t>
      </w:r>
      <w:proofErr w:type="spellEnd"/>
    </w:p>
    <w:p w14:paraId="50F7900D" w14:textId="77777777" w:rsidR="00863E1C" w:rsidRPr="00863E1C" w:rsidRDefault="00863E1C" w:rsidP="00863E1C"/>
    <w:p w14:paraId="445E160B" w14:textId="77777777" w:rsidR="00863E1C" w:rsidRPr="00863E1C" w:rsidRDefault="00863E1C" w:rsidP="00863E1C"/>
    <w:p w14:paraId="68807D3C" w14:textId="77777777" w:rsidR="00863E1C" w:rsidRPr="00863E1C" w:rsidRDefault="00863E1C" w:rsidP="00863E1C">
      <w:r w:rsidRPr="00863E1C">
        <w:t xml:space="preserve">def </w:t>
      </w:r>
      <w:proofErr w:type="spellStart"/>
      <w:proofErr w:type="gramStart"/>
      <w:r w:rsidRPr="00863E1C">
        <w:t>gensign</w:t>
      </w:r>
      <w:proofErr w:type="spellEnd"/>
      <w:r w:rsidRPr="00863E1C">
        <w:t>(</w:t>
      </w:r>
      <w:proofErr w:type="spellStart"/>
      <w:proofErr w:type="gramEnd"/>
      <w:r w:rsidRPr="00863E1C">
        <w:t>private_key</w:t>
      </w:r>
      <w:proofErr w:type="spellEnd"/>
      <w:r w:rsidRPr="00863E1C">
        <w:t xml:space="preserve">, </w:t>
      </w:r>
      <w:proofErr w:type="spellStart"/>
      <w:r w:rsidRPr="00863E1C">
        <w:t>param_dict</w:t>
      </w:r>
      <w:proofErr w:type="spellEnd"/>
      <w:r w:rsidRPr="00863E1C">
        <w:t>):</w:t>
      </w:r>
    </w:p>
    <w:p w14:paraId="24514D73" w14:textId="77777777" w:rsidR="00863E1C" w:rsidRPr="00863E1C" w:rsidRDefault="00863E1C" w:rsidP="00863E1C">
      <w:r w:rsidRPr="00863E1C">
        <w:t xml:space="preserve">  # </w:t>
      </w:r>
      <w:proofErr w:type="spellStart"/>
      <w:r w:rsidRPr="00863E1C">
        <w:t>param_dict</w:t>
      </w:r>
      <w:proofErr w:type="spellEnd"/>
      <w:r w:rsidRPr="00863E1C">
        <w:t>按照key排序，拼接签名计算的字符串</w:t>
      </w:r>
    </w:p>
    <w:p w14:paraId="5E1508C5" w14:textId="77777777" w:rsidR="00863E1C" w:rsidRPr="00863E1C" w:rsidRDefault="00863E1C" w:rsidP="00863E1C">
      <w:r w:rsidRPr="00863E1C">
        <w:t xml:space="preserve">  </w:t>
      </w:r>
      <w:proofErr w:type="spellStart"/>
      <w:r w:rsidRPr="00863E1C">
        <w:t>param_urls</w:t>
      </w:r>
      <w:proofErr w:type="spellEnd"/>
      <w:r w:rsidRPr="00863E1C">
        <w:t xml:space="preserve"> = []</w:t>
      </w:r>
    </w:p>
    <w:p w14:paraId="67FE5F28" w14:textId="77777777" w:rsidR="00863E1C" w:rsidRPr="00863E1C" w:rsidRDefault="00863E1C" w:rsidP="00863E1C">
      <w:r w:rsidRPr="00863E1C">
        <w:t xml:space="preserve">  for key in sorted(</w:t>
      </w:r>
      <w:proofErr w:type="spellStart"/>
      <w:r w:rsidRPr="00863E1C">
        <w:t>param_dict</w:t>
      </w:r>
      <w:proofErr w:type="spellEnd"/>
      <w:r w:rsidRPr="00863E1C">
        <w:t>):</w:t>
      </w:r>
    </w:p>
    <w:p w14:paraId="24956975" w14:textId="77777777" w:rsidR="00863E1C" w:rsidRPr="00863E1C" w:rsidRDefault="00863E1C" w:rsidP="00863E1C">
      <w:r w:rsidRPr="00863E1C">
        <w:t xml:space="preserve">    # </w:t>
      </w:r>
      <w:proofErr w:type="gramStart"/>
      <w:r w:rsidRPr="00863E1C">
        <w:t>print(</w:t>
      </w:r>
      <w:proofErr w:type="gramEnd"/>
      <w:r w:rsidRPr="00863E1C">
        <w:t>"%s: %s" % (</w:t>
      </w:r>
      <w:proofErr w:type="spellStart"/>
      <w:proofErr w:type="gramStart"/>
      <w:r w:rsidRPr="00863E1C">
        <w:t>key,param</w:t>
      </w:r>
      <w:proofErr w:type="gramEnd"/>
      <w:r w:rsidRPr="00863E1C">
        <w:t>_dict</w:t>
      </w:r>
      <w:proofErr w:type="spellEnd"/>
      <w:r w:rsidRPr="00863E1C">
        <w:t>[key]))</w:t>
      </w:r>
    </w:p>
    <w:p w14:paraId="12FB84E0" w14:textId="77777777" w:rsidR="00863E1C" w:rsidRPr="00863E1C" w:rsidRDefault="00863E1C" w:rsidP="00863E1C">
      <w:r w:rsidRPr="00863E1C">
        <w:t xml:space="preserve">    </w:t>
      </w:r>
      <w:proofErr w:type="spellStart"/>
      <w:r w:rsidRPr="00863E1C">
        <w:t>param_</w:t>
      </w:r>
      <w:proofErr w:type="gramStart"/>
      <w:r w:rsidRPr="00863E1C">
        <w:t>urls.append</w:t>
      </w:r>
      <w:proofErr w:type="spellEnd"/>
      <w:proofErr w:type="gramEnd"/>
      <w:r w:rsidRPr="00863E1C">
        <w:t>(key + "=" + str(</w:t>
      </w:r>
      <w:proofErr w:type="spellStart"/>
      <w:r w:rsidRPr="00863E1C">
        <w:t>param_dict</w:t>
      </w:r>
      <w:proofErr w:type="spellEnd"/>
      <w:r w:rsidRPr="00863E1C">
        <w:t>[key]))</w:t>
      </w:r>
    </w:p>
    <w:p w14:paraId="562530E8" w14:textId="77777777" w:rsidR="00863E1C" w:rsidRPr="00863E1C" w:rsidRDefault="00863E1C" w:rsidP="00863E1C"/>
    <w:p w14:paraId="6BD22293" w14:textId="77777777" w:rsidR="00863E1C" w:rsidRPr="00863E1C" w:rsidRDefault="00863E1C" w:rsidP="00863E1C"/>
    <w:p w14:paraId="778549A0" w14:textId="77777777" w:rsidR="00863E1C" w:rsidRPr="00863E1C" w:rsidRDefault="00863E1C" w:rsidP="00863E1C">
      <w:r w:rsidRPr="00863E1C">
        <w:t xml:space="preserve">  </w:t>
      </w:r>
      <w:proofErr w:type="spellStart"/>
      <w:r w:rsidRPr="00863E1C">
        <w:t>param_</w:t>
      </w:r>
      <w:proofErr w:type="gramStart"/>
      <w:r w:rsidRPr="00863E1C">
        <w:t>urls.append</w:t>
      </w:r>
      <w:proofErr w:type="spellEnd"/>
      <w:proofErr w:type="gramEnd"/>
      <w:r w:rsidRPr="00863E1C">
        <w:t>(</w:t>
      </w:r>
      <w:proofErr w:type="spellStart"/>
      <w:r w:rsidRPr="00863E1C">
        <w:t>private_key</w:t>
      </w:r>
      <w:proofErr w:type="spellEnd"/>
      <w:r w:rsidRPr="00863E1C">
        <w:t>)</w:t>
      </w:r>
    </w:p>
    <w:p w14:paraId="4F667270" w14:textId="77777777" w:rsidR="00863E1C" w:rsidRPr="00863E1C" w:rsidRDefault="00863E1C" w:rsidP="00863E1C">
      <w:r w:rsidRPr="00863E1C">
        <w:t xml:space="preserve">  </w:t>
      </w:r>
      <w:proofErr w:type="spellStart"/>
      <w:r w:rsidRPr="00863E1C">
        <w:t>param_url_str</w:t>
      </w:r>
      <w:proofErr w:type="spellEnd"/>
      <w:r w:rsidRPr="00863E1C">
        <w:t xml:space="preserve"> = "&amp;</w:t>
      </w:r>
      <w:proofErr w:type="gramStart"/>
      <w:r w:rsidRPr="00863E1C">
        <w:t>".join</w:t>
      </w:r>
      <w:proofErr w:type="gramEnd"/>
      <w:r w:rsidRPr="00863E1C">
        <w:t>(</w:t>
      </w:r>
      <w:proofErr w:type="spellStart"/>
      <w:r w:rsidRPr="00863E1C">
        <w:t>param_urls</w:t>
      </w:r>
      <w:proofErr w:type="spellEnd"/>
      <w:r w:rsidRPr="00863E1C">
        <w:t>)</w:t>
      </w:r>
    </w:p>
    <w:p w14:paraId="28412182" w14:textId="77777777" w:rsidR="00863E1C" w:rsidRPr="00863E1C" w:rsidRDefault="00863E1C" w:rsidP="00863E1C">
      <w:r w:rsidRPr="00863E1C">
        <w:t xml:space="preserve">  print(</w:t>
      </w:r>
      <w:proofErr w:type="spellStart"/>
      <w:r w:rsidRPr="00863E1C">
        <w:t>param_url_str</w:t>
      </w:r>
      <w:proofErr w:type="spellEnd"/>
      <w:r w:rsidRPr="00863E1C">
        <w:t>)</w:t>
      </w:r>
    </w:p>
    <w:p w14:paraId="65AF4480" w14:textId="77777777" w:rsidR="00863E1C" w:rsidRPr="00863E1C" w:rsidRDefault="00863E1C" w:rsidP="00863E1C"/>
    <w:p w14:paraId="0FE3DF42" w14:textId="77777777" w:rsidR="00863E1C" w:rsidRPr="00863E1C" w:rsidRDefault="00863E1C" w:rsidP="00863E1C">
      <w:r w:rsidRPr="00863E1C">
        <w:t xml:space="preserve">  # 计算md5签名</w:t>
      </w:r>
    </w:p>
    <w:p w14:paraId="33F8AB03" w14:textId="77777777" w:rsidR="00863E1C" w:rsidRPr="00863E1C" w:rsidRDefault="00863E1C" w:rsidP="00863E1C">
      <w:r w:rsidRPr="00863E1C">
        <w:t xml:space="preserve">  md5lib = </w:t>
      </w:r>
      <w:proofErr w:type="gramStart"/>
      <w:r w:rsidRPr="00863E1C">
        <w:t>hashlib.md5(</w:t>
      </w:r>
      <w:proofErr w:type="gramEnd"/>
      <w:r w:rsidRPr="00863E1C">
        <w:t>)</w:t>
      </w:r>
    </w:p>
    <w:p w14:paraId="65C5693B" w14:textId="77777777" w:rsidR="00863E1C" w:rsidRPr="00863E1C" w:rsidRDefault="00863E1C" w:rsidP="00863E1C">
      <w:r w:rsidRPr="00863E1C">
        <w:t xml:space="preserve">  md5lib.update(</w:t>
      </w:r>
      <w:proofErr w:type="spellStart"/>
      <w:r w:rsidRPr="00863E1C">
        <w:t>param_url_</w:t>
      </w:r>
      <w:proofErr w:type="gramStart"/>
      <w:r w:rsidRPr="00863E1C">
        <w:t>str.encode</w:t>
      </w:r>
      <w:proofErr w:type="spellEnd"/>
      <w:proofErr w:type="gramEnd"/>
      <w:r w:rsidRPr="00863E1C">
        <w:t>('utf-8'))</w:t>
      </w:r>
    </w:p>
    <w:p w14:paraId="6162DFC9" w14:textId="77777777" w:rsidR="00863E1C" w:rsidRPr="00863E1C" w:rsidRDefault="00863E1C" w:rsidP="00863E1C">
      <w:r w:rsidRPr="00863E1C">
        <w:t xml:space="preserve">  return md5lib.hexdigest()</w:t>
      </w:r>
    </w:p>
    <w:p w14:paraId="29301CAE" w14:textId="77777777" w:rsidR="00863E1C" w:rsidRPr="00863E1C" w:rsidRDefault="00863E1C" w:rsidP="00863E1C"/>
    <w:p w14:paraId="35C8FFF3" w14:textId="77777777" w:rsidR="00863E1C" w:rsidRPr="00863E1C" w:rsidRDefault="00863E1C" w:rsidP="00863E1C"/>
    <w:p w14:paraId="7B0FE4B7" w14:textId="77777777" w:rsidR="00863E1C" w:rsidRPr="00863E1C" w:rsidRDefault="00863E1C" w:rsidP="00863E1C">
      <w:r w:rsidRPr="00863E1C">
        <w:t># 使用示例</w:t>
      </w:r>
    </w:p>
    <w:p w14:paraId="2BC63FB6" w14:textId="77777777" w:rsidR="00863E1C" w:rsidRPr="00863E1C" w:rsidRDefault="00863E1C" w:rsidP="00863E1C"/>
    <w:p w14:paraId="6F86ED13" w14:textId="77777777" w:rsidR="00863E1C" w:rsidRPr="00863E1C" w:rsidRDefault="00863E1C" w:rsidP="00863E1C">
      <w:proofErr w:type="spellStart"/>
      <w:r w:rsidRPr="00863E1C">
        <w:lastRenderedPageBreak/>
        <w:t>dict_param</w:t>
      </w:r>
      <w:proofErr w:type="spellEnd"/>
      <w:r w:rsidRPr="00863E1C">
        <w:t xml:space="preserve"> = {</w:t>
      </w:r>
    </w:p>
    <w:p w14:paraId="2641E871" w14:textId="77777777" w:rsidR="00863E1C" w:rsidRPr="00863E1C" w:rsidRDefault="00863E1C" w:rsidP="00863E1C">
      <w:r w:rsidRPr="00863E1C">
        <w:t xml:space="preserve">  "</w:t>
      </w:r>
      <w:proofErr w:type="spellStart"/>
      <w:r w:rsidRPr="00863E1C">
        <w:t>customerId</w:t>
      </w:r>
      <w:proofErr w:type="spellEnd"/>
      <w:r w:rsidRPr="00863E1C">
        <w:t>":</w:t>
      </w:r>
    </w:p>
    <w:p w14:paraId="497EF850" w14:textId="77777777" w:rsidR="00863E1C" w:rsidRPr="00863E1C" w:rsidRDefault="00863E1C" w:rsidP="00863E1C">
      <w:r w:rsidRPr="00863E1C">
        <w:t xml:space="preserve">    1010000055,</w:t>
      </w:r>
    </w:p>
    <w:p w14:paraId="2708F6EC" w14:textId="77777777" w:rsidR="00863E1C" w:rsidRPr="00863E1C" w:rsidRDefault="00863E1C" w:rsidP="00863E1C">
      <w:r w:rsidRPr="00863E1C">
        <w:t xml:space="preserve">  "data": "ewogICAgIm9yZGVySWQiOiAiMjAzNjMyMDkyIiwKICAgICJwaW4iOiAiemhhbmdzYW4iLAogICAgImJ1eU51bSI6ICIxMCIsCiAgICAidG90YWxQcmljZSI6ICIxNTAiLAogICAgImdhbWVBY2NvdW50IjogIua4uOaIj+i0puWPtyIsCiAgICAicGVybWl0IjogIiIsCiAgICAic2t1SWQiOiAiMTAxNjg5MjAyOSIsCiAgICAiYnJhbmRJZCI6ICIxMDEwMDAwMDU1Igp",</w:t>
      </w:r>
    </w:p>
    <w:p w14:paraId="1DF577C1" w14:textId="77777777" w:rsidR="00863E1C" w:rsidRPr="00863E1C" w:rsidRDefault="00863E1C" w:rsidP="00863E1C">
      <w:r w:rsidRPr="00863E1C">
        <w:t xml:space="preserve">  "timestamp": "20220618121212",</w:t>
      </w:r>
    </w:p>
    <w:p w14:paraId="6CFFED8B" w14:textId="77777777" w:rsidR="00863E1C" w:rsidRPr="00863E1C" w:rsidRDefault="00863E1C" w:rsidP="00863E1C"/>
    <w:p w14:paraId="3148E3CF" w14:textId="77777777" w:rsidR="00863E1C" w:rsidRPr="00863E1C" w:rsidRDefault="00863E1C" w:rsidP="00863E1C">
      <w:r w:rsidRPr="00863E1C">
        <w:t>}</w:t>
      </w:r>
    </w:p>
    <w:p w14:paraId="54584ED8" w14:textId="77777777" w:rsidR="00863E1C" w:rsidRPr="00863E1C" w:rsidRDefault="00863E1C" w:rsidP="00863E1C"/>
    <w:p w14:paraId="5AD59BB8" w14:textId="77777777" w:rsidR="00863E1C" w:rsidRPr="00863E1C" w:rsidRDefault="00863E1C" w:rsidP="00863E1C">
      <w:r w:rsidRPr="00863E1C">
        <w:t xml:space="preserve">md5str = </w:t>
      </w:r>
      <w:proofErr w:type="spellStart"/>
      <w:proofErr w:type="gramStart"/>
      <w:r w:rsidRPr="00863E1C">
        <w:t>gensign</w:t>
      </w:r>
      <w:proofErr w:type="spellEnd"/>
      <w:r w:rsidRPr="00863E1C">
        <w:t>(</w:t>
      </w:r>
      <w:proofErr w:type="gramEnd"/>
      <w:r w:rsidRPr="00863E1C">
        <w:t xml:space="preserve">"1888bc29f89f9e19e7ff8c788ba5fc0c", </w:t>
      </w:r>
      <w:proofErr w:type="spellStart"/>
      <w:r w:rsidRPr="00863E1C">
        <w:t>dict_param</w:t>
      </w:r>
      <w:proofErr w:type="spellEnd"/>
      <w:r w:rsidRPr="00863E1C">
        <w:t>)</w:t>
      </w:r>
    </w:p>
    <w:p w14:paraId="4FC3C739" w14:textId="77777777" w:rsidR="00863E1C" w:rsidRPr="00863E1C" w:rsidRDefault="00863E1C" w:rsidP="00863E1C"/>
    <w:p w14:paraId="24BEA655" w14:textId="77777777" w:rsidR="00863E1C" w:rsidRPr="00863E1C" w:rsidRDefault="00863E1C" w:rsidP="00863E1C">
      <w:r w:rsidRPr="00863E1C">
        <w:t>print("签名结果：" + md5str)</w:t>
      </w:r>
    </w:p>
    <w:p w14:paraId="40FFCF70" w14:textId="77777777" w:rsidR="00863E1C" w:rsidRPr="00863E1C" w:rsidRDefault="00863E1C" w:rsidP="00863E1C"/>
    <w:p w14:paraId="30C5DD3F" w14:textId="77777777" w:rsidR="00863E1C" w:rsidRPr="00863E1C" w:rsidRDefault="00863E1C" w:rsidP="00863E1C">
      <w:proofErr w:type="spellStart"/>
      <w:r w:rsidRPr="00863E1C">
        <w:t>php</w:t>
      </w:r>
      <w:proofErr w:type="spellEnd"/>
      <w:r w:rsidRPr="00863E1C">
        <w:t>版本示例：</w:t>
      </w:r>
    </w:p>
    <w:p w14:paraId="31C58065" w14:textId="77777777" w:rsidR="00863E1C" w:rsidRPr="00863E1C" w:rsidRDefault="00863E1C" w:rsidP="00863E1C">
      <w:r w:rsidRPr="00863E1C">
        <w:t>&lt;?</w:t>
      </w:r>
      <w:proofErr w:type="spellStart"/>
      <w:r w:rsidRPr="00863E1C">
        <w:t>php</w:t>
      </w:r>
      <w:proofErr w:type="spellEnd"/>
    </w:p>
    <w:p w14:paraId="00DB799D" w14:textId="77777777" w:rsidR="00863E1C" w:rsidRPr="00863E1C" w:rsidRDefault="00863E1C" w:rsidP="00863E1C">
      <w:r w:rsidRPr="00863E1C">
        <w:t>/*</w:t>
      </w:r>
    </w:p>
    <w:p w14:paraId="7ED5241E" w14:textId="77777777" w:rsidR="00863E1C" w:rsidRPr="00863E1C" w:rsidRDefault="00863E1C" w:rsidP="00863E1C">
      <w:r w:rsidRPr="00863E1C">
        <w:t>计算接口md5签名</w:t>
      </w:r>
    </w:p>
    <w:p w14:paraId="51D799EB" w14:textId="77777777" w:rsidR="00863E1C" w:rsidRPr="00863E1C" w:rsidRDefault="00863E1C" w:rsidP="00863E1C">
      <w:r w:rsidRPr="00863E1C">
        <w:t>$</w:t>
      </w:r>
      <w:proofErr w:type="spellStart"/>
      <w:r w:rsidRPr="00863E1C">
        <w:t>private_key</w:t>
      </w:r>
      <w:proofErr w:type="spellEnd"/>
      <w:r w:rsidRPr="00863E1C">
        <w:t xml:space="preserve"> 私匙</w:t>
      </w:r>
    </w:p>
    <w:p w14:paraId="5738BDE3" w14:textId="77777777" w:rsidR="00863E1C" w:rsidRPr="00863E1C" w:rsidRDefault="00863E1C" w:rsidP="00863E1C">
      <w:r w:rsidRPr="00863E1C">
        <w:t>$</w:t>
      </w:r>
      <w:proofErr w:type="spellStart"/>
      <w:r w:rsidRPr="00863E1C">
        <w:t>param_array</w:t>
      </w:r>
      <w:proofErr w:type="spellEnd"/>
      <w:r w:rsidRPr="00863E1C">
        <w:t xml:space="preserve"> 关联数组，接口请求参数</w:t>
      </w:r>
    </w:p>
    <w:p w14:paraId="36D98E6C" w14:textId="77777777" w:rsidR="00863E1C" w:rsidRPr="00863E1C" w:rsidRDefault="00863E1C" w:rsidP="00863E1C">
      <w:r w:rsidRPr="00863E1C">
        <w:t>*/</w:t>
      </w:r>
    </w:p>
    <w:p w14:paraId="5339A0B9" w14:textId="77777777" w:rsidR="00863E1C" w:rsidRPr="00863E1C" w:rsidRDefault="00863E1C" w:rsidP="00863E1C">
      <w:r w:rsidRPr="00863E1C">
        <w:t xml:space="preserve">function </w:t>
      </w:r>
      <w:proofErr w:type="spellStart"/>
      <w:proofErr w:type="gramStart"/>
      <w:r w:rsidRPr="00863E1C">
        <w:t>gensign</w:t>
      </w:r>
      <w:proofErr w:type="spellEnd"/>
      <w:r w:rsidRPr="00863E1C">
        <w:t>(</w:t>
      </w:r>
      <w:proofErr w:type="gramEnd"/>
      <w:r w:rsidRPr="00863E1C">
        <w:t>$</w:t>
      </w:r>
      <w:proofErr w:type="spellStart"/>
      <w:r w:rsidRPr="00863E1C">
        <w:t>private_key</w:t>
      </w:r>
      <w:proofErr w:type="spellEnd"/>
      <w:r w:rsidRPr="00863E1C">
        <w:t>,</w:t>
      </w:r>
    </w:p>
    <w:p w14:paraId="64D7AABA" w14:textId="77777777" w:rsidR="00863E1C" w:rsidRPr="00863E1C" w:rsidRDefault="00863E1C" w:rsidP="00863E1C">
      <w:r w:rsidRPr="00863E1C">
        <w:t>$</w:t>
      </w:r>
      <w:proofErr w:type="spellStart"/>
      <w:r w:rsidRPr="00863E1C">
        <w:t>param_</w:t>
      </w:r>
      <w:proofErr w:type="gramStart"/>
      <w:r w:rsidRPr="00863E1C">
        <w:t>array</w:t>
      </w:r>
      <w:proofErr w:type="spellEnd"/>
      <w:r w:rsidRPr="00863E1C">
        <w:t>) {</w:t>
      </w:r>
      <w:proofErr w:type="gramEnd"/>
    </w:p>
    <w:p w14:paraId="40BD9363" w14:textId="77777777" w:rsidR="00863E1C" w:rsidRPr="00863E1C" w:rsidRDefault="00863E1C" w:rsidP="00863E1C">
      <w:r w:rsidRPr="00863E1C">
        <w:tab/>
      </w:r>
      <w:proofErr w:type="spellStart"/>
      <w:r w:rsidRPr="00863E1C">
        <w:t>ksort</w:t>
      </w:r>
      <w:proofErr w:type="spellEnd"/>
      <w:r w:rsidRPr="00863E1C">
        <w:t>($</w:t>
      </w:r>
      <w:proofErr w:type="spellStart"/>
      <w:r w:rsidRPr="00863E1C">
        <w:t>param_array</w:t>
      </w:r>
      <w:proofErr w:type="spellEnd"/>
      <w:proofErr w:type="gramStart"/>
      <w:r w:rsidRPr="00863E1C">
        <w:t>);</w:t>
      </w:r>
      <w:proofErr w:type="gramEnd"/>
    </w:p>
    <w:p w14:paraId="43CC136F" w14:textId="77777777" w:rsidR="00863E1C" w:rsidRPr="00863E1C" w:rsidRDefault="00863E1C" w:rsidP="00863E1C">
      <w:r w:rsidRPr="00863E1C">
        <w:tab/>
        <w:t>$</w:t>
      </w:r>
      <w:proofErr w:type="spellStart"/>
      <w:r w:rsidRPr="00863E1C">
        <w:t>p_str_array</w:t>
      </w:r>
      <w:proofErr w:type="spellEnd"/>
      <w:r w:rsidRPr="00863E1C">
        <w:t>=</w:t>
      </w:r>
      <w:proofErr w:type="gramStart"/>
      <w:r w:rsidRPr="00863E1C">
        <w:t>array();</w:t>
      </w:r>
      <w:proofErr w:type="gramEnd"/>
    </w:p>
    <w:p w14:paraId="07125455" w14:textId="77777777" w:rsidR="00863E1C" w:rsidRPr="00863E1C" w:rsidRDefault="00863E1C" w:rsidP="00863E1C">
      <w:r w:rsidRPr="00863E1C">
        <w:tab/>
        <w:t>foreach</w:t>
      </w:r>
    </w:p>
    <w:p w14:paraId="6539ED89" w14:textId="77777777" w:rsidR="00863E1C" w:rsidRPr="00863E1C" w:rsidRDefault="00863E1C" w:rsidP="00863E1C">
      <w:r w:rsidRPr="00863E1C">
        <w:lastRenderedPageBreak/>
        <w:tab/>
        <w:t>($</w:t>
      </w:r>
      <w:proofErr w:type="spellStart"/>
      <w:r w:rsidRPr="00863E1C">
        <w:t>param_array</w:t>
      </w:r>
      <w:proofErr w:type="spellEnd"/>
      <w:r w:rsidRPr="00863E1C">
        <w:t xml:space="preserve"> as $k =&gt; $</w:t>
      </w:r>
      <w:proofErr w:type="gramStart"/>
      <w:r w:rsidRPr="00863E1C">
        <w:t>v) {</w:t>
      </w:r>
      <w:proofErr w:type="gramEnd"/>
    </w:p>
    <w:p w14:paraId="7A5A847F" w14:textId="77777777" w:rsidR="00863E1C" w:rsidRPr="00863E1C" w:rsidRDefault="00863E1C" w:rsidP="00863E1C">
      <w:r w:rsidRPr="00863E1C">
        <w:tab/>
      </w:r>
      <w:r w:rsidRPr="00863E1C">
        <w:tab/>
        <w:t>$</w:t>
      </w:r>
      <w:proofErr w:type="spellStart"/>
      <w:r w:rsidRPr="00863E1C">
        <w:t>pair_str</w:t>
      </w:r>
      <w:proofErr w:type="spellEnd"/>
    </w:p>
    <w:p w14:paraId="7D99F345" w14:textId="77777777" w:rsidR="00863E1C" w:rsidRPr="00863E1C" w:rsidRDefault="00863E1C" w:rsidP="00863E1C">
      <w:r w:rsidRPr="00863E1C">
        <w:tab/>
      </w:r>
      <w:r w:rsidRPr="00863E1C">
        <w:tab/>
        <w:t>=$</w:t>
      </w:r>
      <w:proofErr w:type="gramStart"/>
      <w:r w:rsidRPr="00863E1C">
        <w:t>k .</w:t>
      </w:r>
      <w:proofErr w:type="gramEnd"/>
      <w:r w:rsidRPr="00863E1C">
        <w:t xml:space="preserve"> "=" . $</w:t>
      </w:r>
      <w:proofErr w:type="gramStart"/>
      <w:r w:rsidRPr="00863E1C">
        <w:t>v;</w:t>
      </w:r>
      <w:proofErr w:type="gramEnd"/>
    </w:p>
    <w:p w14:paraId="16169714" w14:textId="77777777" w:rsidR="00863E1C" w:rsidRPr="00863E1C" w:rsidRDefault="00863E1C" w:rsidP="00863E1C">
      <w:r w:rsidRPr="00863E1C">
        <w:tab/>
      </w:r>
      <w:r w:rsidRPr="00863E1C">
        <w:tab/>
      </w:r>
      <w:proofErr w:type="spellStart"/>
      <w:r w:rsidRPr="00863E1C">
        <w:t>array_push</w:t>
      </w:r>
      <w:proofErr w:type="spellEnd"/>
      <w:r w:rsidRPr="00863E1C">
        <w:t>($p_str_</w:t>
      </w:r>
      <w:proofErr w:type="gramStart"/>
      <w:r w:rsidRPr="00863E1C">
        <w:t>array,$</w:t>
      </w:r>
      <w:proofErr w:type="spellStart"/>
      <w:proofErr w:type="gramEnd"/>
      <w:r w:rsidRPr="00863E1C">
        <w:t>pair_str</w:t>
      </w:r>
      <w:proofErr w:type="spellEnd"/>
      <w:proofErr w:type="gramStart"/>
      <w:r w:rsidRPr="00863E1C">
        <w:t>);</w:t>
      </w:r>
      <w:proofErr w:type="gramEnd"/>
    </w:p>
    <w:p w14:paraId="7BAE9B3A" w14:textId="77777777" w:rsidR="00863E1C" w:rsidRPr="00863E1C" w:rsidRDefault="00863E1C" w:rsidP="00863E1C">
      <w:r w:rsidRPr="00863E1C">
        <w:tab/>
        <w:t>}</w:t>
      </w:r>
    </w:p>
    <w:p w14:paraId="7485EC6A" w14:textId="77777777" w:rsidR="00863E1C" w:rsidRPr="00863E1C" w:rsidRDefault="00863E1C" w:rsidP="00863E1C">
      <w:r w:rsidRPr="00863E1C">
        <w:tab/>
      </w:r>
      <w:proofErr w:type="spellStart"/>
      <w:r w:rsidRPr="00863E1C">
        <w:t>array_push</w:t>
      </w:r>
      <w:proofErr w:type="spellEnd"/>
      <w:r w:rsidRPr="00863E1C">
        <w:t>($p_str_</w:t>
      </w:r>
      <w:proofErr w:type="gramStart"/>
      <w:r w:rsidRPr="00863E1C">
        <w:t>array,$</w:t>
      </w:r>
      <w:proofErr w:type="spellStart"/>
      <w:proofErr w:type="gramEnd"/>
      <w:r w:rsidRPr="00863E1C">
        <w:t>private_key</w:t>
      </w:r>
      <w:proofErr w:type="spellEnd"/>
      <w:proofErr w:type="gramStart"/>
      <w:r w:rsidRPr="00863E1C">
        <w:t>);</w:t>
      </w:r>
      <w:proofErr w:type="gramEnd"/>
    </w:p>
    <w:p w14:paraId="50CB9186" w14:textId="77777777" w:rsidR="00863E1C" w:rsidRPr="00863E1C" w:rsidRDefault="00863E1C" w:rsidP="00863E1C">
      <w:r w:rsidRPr="00863E1C">
        <w:tab/>
        <w:t>$</w:t>
      </w:r>
      <w:proofErr w:type="spellStart"/>
      <w:r w:rsidRPr="00863E1C">
        <w:t>joined_str</w:t>
      </w:r>
      <w:proofErr w:type="spellEnd"/>
    </w:p>
    <w:p w14:paraId="2C9A94A0" w14:textId="77777777" w:rsidR="00863E1C" w:rsidRPr="00863E1C" w:rsidRDefault="00863E1C" w:rsidP="00863E1C">
      <w:r w:rsidRPr="00863E1C">
        <w:tab/>
        <w:t>= join('&amp;</w:t>
      </w:r>
      <w:proofErr w:type="gramStart"/>
      <w:r w:rsidRPr="00863E1C">
        <w:t>',$</w:t>
      </w:r>
      <w:proofErr w:type="spellStart"/>
      <w:proofErr w:type="gramEnd"/>
      <w:r w:rsidRPr="00863E1C">
        <w:t>p_str_array</w:t>
      </w:r>
      <w:proofErr w:type="spellEnd"/>
      <w:proofErr w:type="gramStart"/>
      <w:r w:rsidRPr="00863E1C">
        <w:t>);</w:t>
      </w:r>
      <w:proofErr w:type="gramEnd"/>
    </w:p>
    <w:p w14:paraId="41449AE3" w14:textId="77777777" w:rsidR="00863E1C" w:rsidRPr="00863E1C" w:rsidRDefault="00863E1C" w:rsidP="00863E1C">
      <w:r w:rsidRPr="00863E1C">
        <w:tab/>
        <w:t>echo</w:t>
      </w:r>
    </w:p>
    <w:p w14:paraId="7FF6CB5B" w14:textId="77777777" w:rsidR="00863E1C" w:rsidRPr="00863E1C" w:rsidRDefault="00863E1C" w:rsidP="00863E1C">
      <w:r w:rsidRPr="00863E1C">
        <w:tab/>
        <w:t>$</w:t>
      </w:r>
      <w:proofErr w:type="spellStart"/>
      <w:r w:rsidRPr="00863E1C">
        <w:t>joined_str</w:t>
      </w:r>
      <w:proofErr w:type="spellEnd"/>
      <w:r w:rsidRPr="00863E1C">
        <w:t>. PHP_</w:t>
      </w:r>
      <w:proofErr w:type="gramStart"/>
      <w:r w:rsidRPr="00863E1C">
        <w:t>EOL;</w:t>
      </w:r>
      <w:proofErr w:type="gramEnd"/>
    </w:p>
    <w:p w14:paraId="39E45A8B" w14:textId="77777777" w:rsidR="00863E1C" w:rsidRPr="00863E1C" w:rsidRDefault="00863E1C" w:rsidP="00863E1C">
      <w:r w:rsidRPr="00863E1C">
        <w:tab/>
        <w:t>return</w:t>
      </w:r>
    </w:p>
    <w:p w14:paraId="08726356" w14:textId="77777777" w:rsidR="00863E1C" w:rsidRPr="00863E1C" w:rsidRDefault="00863E1C" w:rsidP="00863E1C">
      <w:r w:rsidRPr="00863E1C">
        <w:tab/>
        <w:t>md5($</w:t>
      </w:r>
      <w:proofErr w:type="spellStart"/>
      <w:r w:rsidRPr="00863E1C">
        <w:t>joined_</w:t>
      </w:r>
      <w:proofErr w:type="gramStart"/>
      <w:r w:rsidRPr="00863E1C">
        <w:t>str,false</w:t>
      </w:r>
      <w:proofErr w:type="spellEnd"/>
      <w:r w:rsidRPr="00863E1C">
        <w:t>);</w:t>
      </w:r>
      <w:proofErr w:type="gramEnd"/>
    </w:p>
    <w:p w14:paraId="27598FBE" w14:textId="77777777" w:rsidR="00863E1C" w:rsidRPr="00863E1C" w:rsidRDefault="00863E1C" w:rsidP="00863E1C">
      <w:r w:rsidRPr="00863E1C">
        <w:t>}</w:t>
      </w:r>
    </w:p>
    <w:p w14:paraId="31EC3A06" w14:textId="77777777" w:rsidR="00863E1C" w:rsidRPr="00863E1C" w:rsidRDefault="00863E1C" w:rsidP="00863E1C">
      <w:r w:rsidRPr="00863E1C">
        <w:t xml:space="preserve">$params = </w:t>
      </w:r>
      <w:proofErr w:type="gramStart"/>
      <w:r w:rsidRPr="00863E1C">
        <w:t>array(</w:t>
      </w:r>
      <w:proofErr w:type="gramEnd"/>
    </w:p>
    <w:p w14:paraId="4E7AD564" w14:textId="77777777" w:rsidR="00863E1C" w:rsidRPr="00863E1C" w:rsidRDefault="00863E1C" w:rsidP="00863E1C">
      <w:r w:rsidRPr="00863E1C">
        <w:t xml:space="preserve">     "</w:t>
      </w:r>
      <w:proofErr w:type="spellStart"/>
      <w:r w:rsidRPr="00863E1C">
        <w:t>customerId</w:t>
      </w:r>
      <w:proofErr w:type="spellEnd"/>
      <w:r w:rsidRPr="00863E1C">
        <w:t>"=&gt;1010000055,</w:t>
      </w:r>
    </w:p>
    <w:p w14:paraId="595935AB" w14:textId="77777777" w:rsidR="00863E1C" w:rsidRPr="00863E1C" w:rsidRDefault="00863E1C" w:rsidP="00863E1C">
      <w:r w:rsidRPr="00863E1C">
        <w:t>"data"=&gt;"ewogICAgIm9yZGVySWQiOiAiMjAzNjMyMDkyIiwKICAgICJwaW4iOiAiemhhbmdzYW4iLAogICAgImJ1eU51bSI6ICIxMCIsCiAgICAidG90YWxQcmljZSI6ICIxNTAiLAogICAgImdhbWVBY2NvdW50IjogIua4uOaIj+i0puWPtyIsCiAgICAicGVybWl0IjogIiIsCiAgICAic2t1SWQiOiAiMTAxNjg5MjAyOSIsCiAgICAiYnJhbmRJZCI6ICIxMDEwMDAwMDU1Igp",</w:t>
      </w:r>
    </w:p>
    <w:p w14:paraId="4E6CC0E1" w14:textId="77777777" w:rsidR="00863E1C" w:rsidRPr="00863E1C" w:rsidRDefault="00863E1C" w:rsidP="00863E1C">
      <w:r w:rsidRPr="00863E1C">
        <w:t xml:space="preserve">     "timestamp"=&gt;"20220618121212"</w:t>
      </w:r>
      <w:proofErr w:type="gramStart"/>
      <w:r w:rsidRPr="00863E1C">
        <w:t>);</w:t>
      </w:r>
      <w:proofErr w:type="gramEnd"/>
    </w:p>
    <w:p w14:paraId="3D3056D3" w14:textId="77777777" w:rsidR="00863E1C" w:rsidRPr="00863E1C" w:rsidRDefault="00863E1C" w:rsidP="00863E1C">
      <w:r w:rsidRPr="00863E1C">
        <w:t>$</w:t>
      </w:r>
      <w:proofErr w:type="spellStart"/>
      <w:r w:rsidRPr="00863E1C">
        <w:t>private_key</w:t>
      </w:r>
      <w:proofErr w:type="spellEnd"/>
      <w:r w:rsidRPr="00863E1C">
        <w:t xml:space="preserve"> = '1888bc29f89f9e19e7ff8c788ba5fc0c</w:t>
      </w:r>
      <w:proofErr w:type="gramStart"/>
      <w:r w:rsidRPr="00863E1C">
        <w:t>';</w:t>
      </w:r>
      <w:proofErr w:type="gramEnd"/>
    </w:p>
    <w:p w14:paraId="027FA364" w14:textId="77777777" w:rsidR="00863E1C" w:rsidRPr="00863E1C" w:rsidRDefault="00863E1C" w:rsidP="00863E1C">
      <w:r w:rsidRPr="00863E1C">
        <w:t>$md5_result =</w:t>
      </w:r>
    </w:p>
    <w:p w14:paraId="75ABD26C" w14:textId="77777777" w:rsidR="00863E1C" w:rsidRPr="00863E1C" w:rsidRDefault="00863E1C" w:rsidP="00863E1C">
      <w:proofErr w:type="spellStart"/>
      <w:r w:rsidRPr="00863E1C">
        <w:t>gensign</w:t>
      </w:r>
      <w:proofErr w:type="spellEnd"/>
      <w:r w:rsidRPr="00863E1C">
        <w:t>($</w:t>
      </w:r>
      <w:proofErr w:type="spellStart"/>
      <w:r w:rsidRPr="00863E1C">
        <w:t>private_</w:t>
      </w:r>
      <w:proofErr w:type="gramStart"/>
      <w:r w:rsidRPr="00863E1C">
        <w:t>key,$</w:t>
      </w:r>
      <w:proofErr w:type="gramEnd"/>
      <w:r w:rsidRPr="00863E1C">
        <w:t>params</w:t>
      </w:r>
      <w:proofErr w:type="spellEnd"/>
      <w:proofErr w:type="gramStart"/>
      <w:r w:rsidRPr="00863E1C">
        <w:t>);</w:t>
      </w:r>
      <w:proofErr w:type="gramEnd"/>
    </w:p>
    <w:p w14:paraId="5BB461AF" w14:textId="77777777" w:rsidR="00863E1C" w:rsidRPr="00863E1C" w:rsidRDefault="00863E1C" w:rsidP="00863E1C">
      <w:r w:rsidRPr="00863E1C">
        <w:t>echo $md5_result. PHP_</w:t>
      </w:r>
      <w:proofErr w:type="gramStart"/>
      <w:r w:rsidRPr="00863E1C">
        <w:t>EOL;</w:t>
      </w:r>
      <w:proofErr w:type="gramEnd"/>
    </w:p>
    <w:p w14:paraId="32146F6F" w14:textId="77777777" w:rsidR="00863E1C" w:rsidRPr="00863E1C" w:rsidRDefault="00863E1C" w:rsidP="00863E1C">
      <w:r w:rsidRPr="00863E1C">
        <w:t>?&gt;</w:t>
      </w:r>
    </w:p>
    <w:p w14:paraId="5503CEA3" w14:textId="77777777" w:rsidR="00863E1C" w:rsidRPr="00863E1C" w:rsidRDefault="00863E1C" w:rsidP="00863E1C">
      <w:r w:rsidRPr="00863E1C">
        <w:t>java版本示例：</w:t>
      </w:r>
    </w:p>
    <w:p w14:paraId="0E1B30D7" w14:textId="77777777" w:rsidR="00863E1C" w:rsidRPr="00863E1C" w:rsidRDefault="00863E1C" w:rsidP="00863E1C">
      <w:r w:rsidRPr="00863E1C">
        <w:t xml:space="preserve">import </w:t>
      </w:r>
      <w:proofErr w:type="spellStart"/>
      <w:proofErr w:type="gramStart"/>
      <w:r w:rsidRPr="00863E1C">
        <w:t>java.security</w:t>
      </w:r>
      <w:proofErr w:type="gramEnd"/>
      <w:r w:rsidRPr="00863E1C">
        <w:t>.</w:t>
      </w:r>
      <w:proofErr w:type="gramStart"/>
      <w:r w:rsidRPr="00863E1C">
        <w:t>MessageDigest</w:t>
      </w:r>
      <w:proofErr w:type="spellEnd"/>
      <w:r w:rsidRPr="00863E1C">
        <w:t>;</w:t>
      </w:r>
      <w:proofErr w:type="gramEnd"/>
    </w:p>
    <w:p w14:paraId="442D519E" w14:textId="77777777" w:rsidR="00863E1C" w:rsidRPr="00863E1C" w:rsidRDefault="00863E1C" w:rsidP="00863E1C">
      <w:r w:rsidRPr="00863E1C">
        <w:t xml:space="preserve">import </w:t>
      </w:r>
      <w:proofErr w:type="spellStart"/>
      <w:proofErr w:type="gramStart"/>
      <w:r w:rsidRPr="00863E1C">
        <w:t>java.util</w:t>
      </w:r>
      <w:proofErr w:type="gramEnd"/>
      <w:r w:rsidRPr="00863E1C">
        <w:t>.</w:t>
      </w:r>
      <w:proofErr w:type="gramStart"/>
      <w:r w:rsidRPr="00863E1C">
        <w:t>Comparator</w:t>
      </w:r>
      <w:proofErr w:type="spellEnd"/>
      <w:r w:rsidRPr="00863E1C">
        <w:t>;</w:t>
      </w:r>
      <w:proofErr w:type="gramEnd"/>
    </w:p>
    <w:p w14:paraId="19A0E601" w14:textId="77777777" w:rsidR="00863E1C" w:rsidRPr="00863E1C" w:rsidRDefault="00863E1C" w:rsidP="00863E1C">
      <w:r w:rsidRPr="00863E1C">
        <w:lastRenderedPageBreak/>
        <w:t xml:space="preserve">import </w:t>
      </w:r>
      <w:proofErr w:type="spellStart"/>
      <w:proofErr w:type="gramStart"/>
      <w:r w:rsidRPr="00863E1C">
        <w:t>java.util</w:t>
      </w:r>
      <w:proofErr w:type="gramEnd"/>
      <w:r w:rsidRPr="00863E1C">
        <w:t>.</w:t>
      </w:r>
      <w:proofErr w:type="gramStart"/>
      <w:r w:rsidRPr="00863E1C">
        <w:t>HashMap</w:t>
      </w:r>
      <w:proofErr w:type="spellEnd"/>
      <w:r w:rsidRPr="00863E1C">
        <w:t>;</w:t>
      </w:r>
      <w:proofErr w:type="gramEnd"/>
    </w:p>
    <w:p w14:paraId="4CA47267" w14:textId="77777777" w:rsidR="00863E1C" w:rsidRPr="00863E1C" w:rsidRDefault="00863E1C" w:rsidP="00863E1C">
      <w:r w:rsidRPr="00863E1C">
        <w:t xml:space="preserve">import </w:t>
      </w:r>
      <w:proofErr w:type="spellStart"/>
      <w:proofErr w:type="gramStart"/>
      <w:r w:rsidRPr="00863E1C">
        <w:t>java.util</w:t>
      </w:r>
      <w:proofErr w:type="gramEnd"/>
      <w:r w:rsidRPr="00863E1C">
        <w:t>.</w:t>
      </w:r>
      <w:proofErr w:type="gramStart"/>
      <w:r w:rsidRPr="00863E1C">
        <w:t>Map</w:t>
      </w:r>
      <w:proofErr w:type="spellEnd"/>
      <w:r w:rsidRPr="00863E1C">
        <w:t>;</w:t>
      </w:r>
      <w:proofErr w:type="gramEnd"/>
    </w:p>
    <w:p w14:paraId="5BC5C28A" w14:textId="77777777" w:rsidR="00863E1C" w:rsidRPr="00863E1C" w:rsidRDefault="00863E1C" w:rsidP="00863E1C">
      <w:r w:rsidRPr="00863E1C">
        <w:t xml:space="preserve">import </w:t>
      </w:r>
      <w:proofErr w:type="spellStart"/>
      <w:proofErr w:type="gramStart"/>
      <w:r w:rsidRPr="00863E1C">
        <w:t>java.util</w:t>
      </w:r>
      <w:proofErr w:type="gramEnd"/>
      <w:r w:rsidRPr="00863E1C">
        <w:t>.</w:t>
      </w:r>
      <w:proofErr w:type="gramStart"/>
      <w:r w:rsidRPr="00863E1C">
        <w:t>TreeMap</w:t>
      </w:r>
      <w:proofErr w:type="spellEnd"/>
      <w:r w:rsidRPr="00863E1C">
        <w:t>;</w:t>
      </w:r>
      <w:proofErr w:type="gramEnd"/>
    </w:p>
    <w:p w14:paraId="4CC52244" w14:textId="77777777" w:rsidR="00863E1C" w:rsidRPr="00863E1C" w:rsidRDefault="00863E1C" w:rsidP="00863E1C"/>
    <w:p w14:paraId="41C06764" w14:textId="77777777" w:rsidR="00863E1C" w:rsidRPr="00863E1C" w:rsidRDefault="00863E1C" w:rsidP="00863E1C">
      <w:r w:rsidRPr="00863E1C">
        <w:t xml:space="preserve">public class </w:t>
      </w:r>
      <w:proofErr w:type="spellStart"/>
      <w:r w:rsidRPr="00863E1C">
        <w:t>SignUtils</w:t>
      </w:r>
      <w:proofErr w:type="spellEnd"/>
      <w:r w:rsidRPr="00863E1C">
        <w:t xml:space="preserve"> {</w:t>
      </w:r>
    </w:p>
    <w:p w14:paraId="0D4B3542" w14:textId="77777777" w:rsidR="00863E1C" w:rsidRPr="00863E1C" w:rsidRDefault="00863E1C" w:rsidP="00863E1C"/>
    <w:p w14:paraId="1946D4DC" w14:textId="77777777" w:rsidR="00863E1C" w:rsidRPr="00863E1C" w:rsidRDefault="00863E1C" w:rsidP="00863E1C">
      <w:r w:rsidRPr="00863E1C">
        <w:t xml:space="preserve">    //比较器类</w:t>
      </w:r>
    </w:p>
    <w:p w14:paraId="4D60B205" w14:textId="77777777" w:rsidR="00863E1C" w:rsidRPr="00863E1C" w:rsidRDefault="00863E1C" w:rsidP="00863E1C">
      <w:r w:rsidRPr="00863E1C">
        <w:t xml:space="preserve">    public static class </w:t>
      </w:r>
      <w:proofErr w:type="spellStart"/>
      <w:r w:rsidRPr="00863E1C">
        <w:t>MapKeyComparator</w:t>
      </w:r>
      <w:proofErr w:type="spellEnd"/>
      <w:r w:rsidRPr="00863E1C">
        <w:t xml:space="preserve"> implements</w:t>
      </w:r>
    </w:p>
    <w:p w14:paraId="119A4934" w14:textId="77777777" w:rsidR="00863E1C" w:rsidRPr="00863E1C" w:rsidRDefault="00863E1C" w:rsidP="00863E1C">
      <w:r w:rsidRPr="00863E1C">
        <w:t xml:space="preserve">        Comparator&lt;String&gt; {</w:t>
      </w:r>
    </w:p>
    <w:p w14:paraId="66F70C22" w14:textId="77777777" w:rsidR="00863E1C" w:rsidRPr="00863E1C" w:rsidRDefault="00863E1C" w:rsidP="00863E1C"/>
    <w:p w14:paraId="2E994FB1" w14:textId="77777777" w:rsidR="00863E1C" w:rsidRPr="00863E1C" w:rsidRDefault="00863E1C" w:rsidP="00863E1C">
      <w:r w:rsidRPr="00863E1C">
        <w:t xml:space="preserve">        public int </w:t>
      </w:r>
      <w:proofErr w:type="gramStart"/>
      <w:r w:rsidRPr="00863E1C">
        <w:t>compare(</w:t>
      </w:r>
      <w:proofErr w:type="gramEnd"/>
      <w:r w:rsidRPr="00863E1C">
        <w:t xml:space="preserve">String str1, String </w:t>
      </w:r>
      <w:proofErr w:type="gramStart"/>
      <w:r w:rsidRPr="00863E1C">
        <w:t>str2) {</w:t>
      </w:r>
      <w:proofErr w:type="gramEnd"/>
    </w:p>
    <w:p w14:paraId="4A92FCE3" w14:textId="77777777" w:rsidR="00863E1C" w:rsidRPr="00863E1C" w:rsidRDefault="00863E1C" w:rsidP="00863E1C">
      <w:r w:rsidRPr="00863E1C">
        <w:t xml:space="preserve">            return str1.compareTo(str2</w:t>
      </w:r>
      <w:proofErr w:type="gramStart"/>
      <w:r w:rsidRPr="00863E1C">
        <w:t>);</w:t>
      </w:r>
      <w:proofErr w:type="gramEnd"/>
    </w:p>
    <w:p w14:paraId="03FC642A" w14:textId="77777777" w:rsidR="00863E1C" w:rsidRPr="00863E1C" w:rsidRDefault="00863E1C" w:rsidP="00863E1C">
      <w:r w:rsidRPr="00863E1C">
        <w:t xml:space="preserve">        }</w:t>
      </w:r>
    </w:p>
    <w:p w14:paraId="049B4E9E" w14:textId="77777777" w:rsidR="00863E1C" w:rsidRPr="00863E1C" w:rsidRDefault="00863E1C" w:rsidP="00863E1C">
      <w:r w:rsidRPr="00863E1C">
        <w:t xml:space="preserve">    }</w:t>
      </w:r>
    </w:p>
    <w:p w14:paraId="5523AF15" w14:textId="77777777" w:rsidR="00863E1C" w:rsidRPr="00863E1C" w:rsidRDefault="00863E1C" w:rsidP="00863E1C"/>
    <w:p w14:paraId="55008E7F" w14:textId="77777777" w:rsidR="00863E1C" w:rsidRPr="00863E1C" w:rsidRDefault="00863E1C" w:rsidP="00863E1C">
      <w:r w:rsidRPr="00863E1C">
        <w:t xml:space="preserve">    public static String </w:t>
      </w:r>
      <w:proofErr w:type="spellStart"/>
      <w:r w:rsidRPr="00863E1C">
        <w:t>toHexString</w:t>
      </w:r>
      <w:proofErr w:type="spellEnd"/>
      <w:r w:rsidRPr="00863E1C">
        <w:t>(</w:t>
      </w:r>
      <w:proofErr w:type="gramStart"/>
      <w:r w:rsidRPr="00863E1C">
        <w:t>byte[</w:t>
      </w:r>
      <w:proofErr w:type="gramEnd"/>
      <w:r w:rsidRPr="00863E1C">
        <w:t xml:space="preserve">] </w:t>
      </w:r>
      <w:proofErr w:type="gramStart"/>
      <w:r w:rsidRPr="00863E1C">
        <w:t>b) {</w:t>
      </w:r>
      <w:proofErr w:type="gramEnd"/>
    </w:p>
    <w:p w14:paraId="11677E1F" w14:textId="77777777" w:rsidR="00863E1C" w:rsidRPr="00863E1C" w:rsidRDefault="00863E1C" w:rsidP="00863E1C">
      <w:r w:rsidRPr="00863E1C">
        <w:t xml:space="preserve">        </w:t>
      </w:r>
      <w:proofErr w:type="spellStart"/>
      <w:r w:rsidRPr="00863E1C">
        <w:t>StringBuffer</w:t>
      </w:r>
      <w:proofErr w:type="spellEnd"/>
      <w:r w:rsidRPr="00863E1C">
        <w:t xml:space="preserve"> sb = new </w:t>
      </w:r>
      <w:proofErr w:type="spellStart"/>
      <w:proofErr w:type="gramStart"/>
      <w:r w:rsidRPr="00863E1C">
        <w:t>StringBuffer</w:t>
      </w:r>
      <w:proofErr w:type="spellEnd"/>
      <w:r w:rsidRPr="00863E1C">
        <w:t>();</w:t>
      </w:r>
      <w:proofErr w:type="gramEnd"/>
    </w:p>
    <w:p w14:paraId="4A5E38E3" w14:textId="77777777" w:rsidR="00863E1C" w:rsidRPr="00863E1C" w:rsidRDefault="00863E1C" w:rsidP="00863E1C">
      <w:r w:rsidRPr="00863E1C">
        <w:t xml:space="preserve">        for (int </w:t>
      </w:r>
      <w:proofErr w:type="spellStart"/>
      <w:r w:rsidRPr="00863E1C">
        <w:t>i</w:t>
      </w:r>
      <w:proofErr w:type="spellEnd"/>
      <w:r w:rsidRPr="00863E1C">
        <w:t xml:space="preserve"> = 0; </w:t>
      </w:r>
      <w:proofErr w:type="spellStart"/>
      <w:r w:rsidRPr="00863E1C">
        <w:t>i</w:t>
      </w:r>
      <w:proofErr w:type="spellEnd"/>
      <w:r w:rsidRPr="00863E1C">
        <w:t xml:space="preserve"> &lt; </w:t>
      </w:r>
      <w:proofErr w:type="spellStart"/>
      <w:proofErr w:type="gramStart"/>
      <w:r w:rsidRPr="00863E1C">
        <w:t>b.length</w:t>
      </w:r>
      <w:proofErr w:type="spellEnd"/>
      <w:proofErr w:type="gramEnd"/>
      <w:r w:rsidRPr="00863E1C">
        <w:t>; ++</w:t>
      </w:r>
      <w:proofErr w:type="spellStart"/>
      <w:r w:rsidRPr="00863E1C">
        <w:t>i</w:t>
      </w:r>
      <w:proofErr w:type="spellEnd"/>
      <w:r w:rsidRPr="00863E1C">
        <w:t>) {</w:t>
      </w:r>
    </w:p>
    <w:p w14:paraId="1BB93D33" w14:textId="77777777" w:rsidR="00863E1C" w:rsidRPr="00863E1C" w:rsidRDefault="00863E1C" w:rsidP="00863E1C">
      <w:r w:rsidRPr="00863E1C">
        <w:t xml:space="preserve">            </w:t>
      </w:r>
      <w:proofErr w:type="spellStart"/>
      <w:proofErr w:type="gramStart"/>
      <w:r w:rsidRPr="00863E1C">
        <w:t>sb.append</w:t>
      </w:r>
      <w:proofErr w:type="spellEnd"/>
      <w:proofErr w:type="gramEnd"/>
      <w:r w:rsidRPr="00863E1C">
        <w:t>("0123456789abcdef</w:t>
      </w:r>
      <w:proofErr w:type="gramStart"/>
      <w:r w:rsidRPr="00863E1C">
        <w:t>".charAt</w:t>
      </w:r>
      <w:proofErr w:type="gramEnd"/>
      <w:r w:rsidRPr="00863E1C">
        <w:t>(b[</w:t>
      </w:r>
      <w:proofErr w:type="spellStart"/>
      <w:r w:rsidRPr="00863E1C">
        <w:t>i</w:t>
      </w:r>
      <w:proofErr w:type="spellEnd"/>
      <w:r w:rsidRPr="00863E1C">
        <w:t>] &gt;&gt;&gt; 4 &amp;</w:t>
      </w:r>
    </w:p>
    <w:p w14:paraId="2C6D941C" w14:textId="77777777" w:rsidR="00863E1C" w:rsidRPr="00863E1C" w:rsidRDefault="00863E1C" w:rsidP="00863E1C">
      <w:r w:rsidRPr="00863E1C">
        <w:t xml:space="preserve">                15)</w:t>
      </w:r>
      <w:proofErr w:type="gramStart"/>
      <w:r w:rsidRPr="00863E1C">
        <w:t>);</w:t>
      </w:r>
      <w:proofErr w:type="gramEnd"/>
    </w:p>
    <w:p w14:paraId="02D7D410" w14:textId="77777777" w:rsidR="00863E1C" w:rsidRPr="00863E1C" w:rsidRDefault="00863E1C" w:rsidP="00863E1C">
      <w:r w:rsidRPr="00863E1C">
        <w:t xml:space="preserve">            </w:t>
      </w:r>
      <w:proofErr w:type="spellStart"/>
      <w:proofErr w:type="gramStart"/>
      <w:r w:rsidRPr="00863E1C">
        <w:t>sb.append</w:t>
      </w:r>
      <w:proofErr w:type="spellEnd"/>
      <w:proofErr w:type="gramEnd"/>
      <w:r w:rsidRPr="00863E1C">
        <w:t>("0123456789abcdef</w:t>
      </w:r>
      <w:proofErr w:type="gramStart"/>
      <w:r w:rsidRPr="00863E1C">
        <w:t>".charAt</w:t>
      </w:r>
      <w:proofErr w:type="gramEnd"/>
      <w:r w:rsidRPr="00863E1C">
        <w:t>(b[</w:t>
      </w:r>
      <w:proofErr w:type="spellStart"/>
      <w:r w:rsidRPr="00863E1C">
        <w:t>i</w:t>
      </w:r>
      <w:proofErr w:type="spellEnd"/>
      <w:r w:rsidRPr="00863E1C">
        <w:t>] &amp; 15)</w:t>
      </w:r>
      <w:proofErr w:type="gramStart"/>
      <w:r w:rsidRPr="00863E1C">
        <w:t>);</w:t>
      </w:r>
      <w:proofErr w:type="gramEnd"/>
    </w:p>
    <w:p w14:paraId="2CEF0DC8" w14:textId="77777777" w:rsidR="00863E1C" w:rsidRPr="00863E1C" w:rsidRDefault="00863E1C" w:rsidP="00863E1C">
      <w:r w:rsidRPr="00863E1C">
        <w:t xml:space="preserve">        }</w:t>
      </w:r>
    </w:p>
    <w:p w14:paraId="69F06C53" w14:textId="77777777" w:rsidR="00863E1C" w:rsidRPr="00863E1C" w:rsidRDefault="00863E1C" w:rsidP="00863E1C">
      <w:r w:rsidRPr="00863E1C">
        <w:t xml:space="preserve">        return </w:t>
      </w:r>
      <w:proofErr w:type="spellStart"/>
      <w:proofErr w:type="gramStart"/>
      <w:r w:rsidRPr="00863E1C">
        <w:t>sb.toString</w:t>
      </w:r>
      <w:proofErr w:type="spellEnd"/>
      <w:proofErr w:type="gramEnd"/>
      <w:r w:rsidRPr="00863E1C">
        <w:t>(</w:t>
      </w:r>
      <w:proofErr w:type="gramStart"/>
      <w:r w:rsidRPr="00863E1C">
        <w:t>);</w:t>
      </w:r>
      <w:proofErr w:type="gramEnd"/>
    </w:p>
    <w:p w14:paraId="4778A59C" w14:textId="77777777" w:rsidR="00863E1C" w:rsidRPr="00863E1C" w:rsidRDefault="00863E1C" w:rsidP="00863E1C">
      <w:r w:rsidRPr="00863E1C">
        <w:t xml:space="preserve">    }</w:t>
      </w:r>
    </w:p>
    <w:p w14:paraId="7A763C5E" w14:textId="77777777" w:rsidR="00863E1C" w:rsidRPr="00863E1C" w:rsidRDefault="00863E1C" w:rsidP="00863E1C"/>
    <w:p w14:paraId="24F6D52A" w14:textId="77777777" w:rsidR="00863E1C" w:rsidRPr="00863E1C" w:rsidRDefault="00863E1C" w:rsidP="00863E1C"/>
    <w:p w14:paraId="2C5C7F34" w14:textId="77777777" w:rsidR="00863E1C" w:rsidRPr="00863E1C" w:rsidRDefault="00863E1C" w:rsidP="00863E1C">
      <w:r w:rsidRPr="00863E1C">
        <w:t xml:space="preserve">    /**</w:t>
      </w:r>
    </w:p>
    <w:p w14:paraId="7388CAA6" w14:textId="77777777" w:rsidR="00863E1C" w:rsidRPr="00863E1C" w:rsidRDefault="00863E1C" w:rsidP="00863E1C">
      <w:r w:rsidRPr="00863E1C">
        <w:lastRenderedPageBreak/>
        <w:t xml:space="preserve">     * MD5生成</w:t>
      </w:r>
    </w:p>
    <w:p w14:paraId="61D33D8F" w14:textId="77777777" w:rsidR="00863E1C" w:rsidRPr="00863E1C" w:rsidRDefault="00863E1C" w:rsidP="00863E1C">
      <w:r w:rsidRPr="00863E1C">
        <w:t xml:space="preserve">     *</w:t>
      </w:r>
    </w:p>
    <w:p w14:paraId="7FED8F81" w14:textId="77777777" w:rsidR="00863E1C" w:rsidRPr="00863E1C" w:rsidRDefault="00863E1C" w:rsidP="00863E1C">
      <w:r w:rsidRPr="00863E1C">
        <w:t xml:space="preserve">     * @param str 待加密字符串</w:t>
      </w:r>
    </w:p>
    <w:p w14:paraId="57A75208" w14:textId="77777777" w:rsidR="00863E1C" w:rsidRPr="00863E1C" w:rsidRDefault="00863E1C" w:rsidP="00863E1C">
      <w:r w:rsidRPr="00863E1C">
        <w:t xml:space="preserve">     * @return 16进制加密字符串</w:t>
      </w:r>
    </w:p>
    <w:p w14:paraId="4902D4A6" w14:textId="77777777" w:rsidR="00863E1C" w:rsidRPr="00863E1C" w:rsidRDefault="00863E1C" w:rsidP="00863E1C">
      <w:r w:rsidRPr="00863E1C">
        <w:t xml:space="preserve">     */</w:t>
      </w:r>
    </w:p>
    <w:p w14:paraId="0CA4B2AF" w14:textId="77777777" w:rsidR="00863E1C" w:rsidRPr="00863E1C" w:rsidRDefault="00863E1C" w:rsidP="00863E1C">
      <w:r w:rsidRPr="00863E1C">
        <w:t xml:space="preserve">    public static String encrypt2MD5(String </w:t>
      </w:r>
      <w:proofErr w:type="gramStart"/>
      <w:r w:rsidRPr="00863E1C">
        <w:t>str) {</w:t>
      </w:r>
      <w:proofErr w:type="gramEnd"/>
    </w:p>
    <w:p w14:paraId="256796E7" w14:textId="77777777" w:rsidR="00863E1C" w:rsidRPr="00863E1C" w:rsidRDefault="00863E1C" w:rsidP="00863E1C">
      <w:r w:rsidRPr="00863E1C">
        <w:t xml:space="preserve">        // 加密后的16进制字符串</w:t>
      </w:r>
    </w:p>
    <w:p w14:paraId="1214DFA8" w14:textId="77777777" w:rsidR="00863E1C" w:rsidRPr="00863E1C" w:rsidRDefault="00863E1C" w:rsidP="00863E1C">
      <w:r w:rsidRPr="00863E1C">
        <w:t xml:space="preserve">        String </w:t>
      </w:r>
      <w:proofErr w:type="spellStart"/>
      <w:r w:rsidRPr="00863E1C">
        <w:t>hexStr</w:t>
      </w:r>
      <w:proofErr w:type="spellEnd"/>
      <w:r w:rsidRPr="00863E1C">
        <w:t xml:space="preserve"> = "</w:t>
      </w:r>
      <w:proofErr w:type="gramStart"/>
      <w:r w:rsidRPr="00863E1C">
        <w:t>";</w:t>
      </w:r>
      <w:proofErr w:type="gramEnd"/>
    </w:p>
    <w:p w14:paraId="45D4EB4D" w14:textId="77777777" w:rsidR="00863E1C" w:rsidRPr="00863E1C" w:rsidRDefault="00863E1C" w:rsidP="00863E1C">
      <w:r w:rsidRPr="00863E1C">
        <w:t xml:space="preserve">        try {</w:t>
      </w:r>
    </w:p>
    <w:p w14:paraId="1453B674" w14:textId="77777777" w:rsidR="00863E1C" w:rsidRPr="00863E1C" w:rsidRDefault="00863E1C" w:rsidP="00863E1C">
      <w:r w:rsidRPr="00863E1C">
        <w:t xml:space="preserve">            // </w:t>
      </w:r>
      <w:proofErr w:type="spellStart"/>
      <w:r w:rsidRPr="00863E1C">
        <w:t>MessageDigest</w:t>
      </w:r>
      <w:proofErr w:type="spellEnd"/>
      <w:r w:rsidRPr="00863E1C">
        <w:t>类提供信息摘要算法</w:t>
      </w:r>
    </w:p>
    <w:p w14:paraId="6A8B2C92" w14:textId="77777777" w:rsidR="00863E1C" w:rsidRPr="00863E1C" w:rsidRDefault="00863E1C" w:rsidP="00863E1C">
      <w:r w:rsidRPr="00863E1C">
        <w:t xml:space="preserve">            </w:t>
      </w:r>
      <w:proofErr w:type="spellStart"/>
      <w:r w:rsidRPr="00863E1C">
        <w:t>MessageDigest</w:t>
      </w:r>
      <w:proofErr w:type="spellEnd"/>
      <w:r w:rsidRPr="00863E1C">
        <w:t xml:space="preserve"> md5 =</w:t>
      </w:r>
    </w:p>
    <w:p w14:paraId="7839D239" w14:textId="77777777" w:rsidR="00863E1C" w:rsidRPr="00863E1C" w:rsidRDefault="00863E1C" w:rsidP="00863E1C">
      <w:r w:rsidRPr="00863E1C">
        <w:t xml:space="preserve">                </w:t>
      </w:r>
      <w:proofErr w:type="spellStart"/>
      <w:r w:rsidRPr="00863E1C">
        <w:t>MessageDigest.getInstance</w:t>
      </w:r>
      <w:proofErr w:type="spellEnd"/>
      <w:r w:rsidRPr="00863E1C">
        <w:t>("MD5"</w:t>
      </w:r>
      <w:proofErr w:type="gramStart"/>
      <w:r w:rsidRPr="00863E1C">
        <w:t>);</w:t>
      </w:r>
      <w:proofErr w:type="gramEnd"/>
    </w:p>
    <w:p w14:paraId="5D42D834" w14:textId="77777777" w:rsidR="00863E1C" w:rsidRPr="00863E1C" w:rsidRDefault="00863E1C" w:rsidP="00863E1C">
      <w:r w:rsidRPr="00863E1C">
        <w:t xml:space="preserve">            // 转换为MD5码</w:t>
      </w:r>
    </w:p>
    <w:p w14:paraId="686D3AB3" w14:textId="77777777" w:rsidR="00863E1C" w:rsidRPr="00863E1C" w:rsidRDefault="00863E1C" w:rsidP="00863E1C">
      <w:r w:rsidRPr="00863E1C">
        <w:t xml:space="preserve">            </w:t>
      </w:r>
      <w:proofErr w:type="gramStart"/>
      <w:r w:rsidRPr="00863E1C">
        <w:t>byte[</w:t>
      </w:r>
      <w:proofErr w:type="gramEnd"/>
      <w:r w:rsidRPr="00863E1C">
        <w:t>] digest =</w:t>
      </w:r>
    </w:p>
    <w:p w14:paraId="4171CFE0" w14:textId="77777777" w:rsidR="00863E1C" w:rsidRPr="00863E1C" w:rsidRDefault="00863E1C" w:rsidP="00863E1C">
      <w:r w:rsidRPr="00863E1C">
        <w:t xml:space="preserve">                md5.digest(</w:t>
      </w:r>
      <w:proofErr w:type="spellStart"/>
      <w:proofErr w:type="gramStart"/>
      <w:r w:rsidRPr="00863E1C">
        <w:t>str.getBytes</w:t>
      </w:r>
      <w:proofErr w:type="spellEnd"/>
      <w:proofErr w:type="gramEnd"/>
      <w:r w:rsidRPr="00863E1C">
        <w:t>("utf-8")</w:t>
      </w:r>
      <w:proofErr w:type="gramStart"/>
      <w:r w:rsidRPr="00863E1C">
        <w:t>);</w:t>
      </w:r>
      <w:proofErr w:type="gramEnd"/>
    </w:p>
    <w:p w14:paraId="46409EF7" w14:textId="77777777" w:rsidR="00863E1C" w:rsidRPr="00863E1C" w:rsidRDefault="00863E1C" w:rsidP="00863E1C">
      <w:r w:rsidRPr="00863E1C">
        <w:t xml:space="preserve">            </w:t>
      </w:r>
      <w:proofErr w:type="spellStart"/>
      <w:r w:rsidRPr="00863E1C">
        <w:t>hexStr</w:t>
      </w:r>
      <w:proofErr w:type="spellEnd"/>
      <w:r w:rsidRPr="00863E1C">
        <w:t xml:space="preserve"> = </w:t>
      </w:r>
      <w:proofErr w:type="spellStart"/>
      <w:r w:rsidRPr="00863E1C">
        <w:t>toHexString</w:t>
      </w:r>
      <w:proofErr w:type="spellEnd"/>
      <w:r w:rsidRPr="00863E1C">
        <w:t>(digest</w:t>
      </w:r>
      <w:proofErr w:type="gramStart"/>
      <w:r w:rsidRPr="00863E1C">
        <w:t>);</w:t>
      </w:r>
      <w:proofErr w:type="gramEnd"/>
    </w:p>
    <w:p w14:paraId="381F345C" w14:textId="77777777" w:rsidR="00863E1C" w:rsidRPr="00863E1C" w:rsidRDefault="00863E1C" w:rsidP="00863E1C">
      <w:r w:rsidRPr="00863E1C">
        <w:t xml:space="preserve">        } catch (Exception </w:t>
      </w:r>
      <w:proofErr w:type="gramStart"/>
      <w:r w:rsidRPr="00863E1C">
        <w:t>e) {</w:t>
      </w:r>
      <w:proofErr w:type="gramEnd"/>
    </w:p>
    <w:p w14:paraId="202883F7" w14:textId="77777777" w:rsidR="00863E1C" w:rsidRPr="00863E1C" w:rsidRDefault="00863E1C" w:rsidP="00863E1C">
      <w:r w:rsidRPr="00863E1C">
        <w:t xml:space="preserve">            </w:t>
      </w:r>
      <w:proofErr w:type="spellStart"/>
      <w:proofErr w:type="gramStart"/>
      <w:r w:rsidRPr="00863E1C">
        <w:t>e.printStackTrace</w:t>
      </w:r>
      <w:proofErr w:type="spellEnd"/>
      <w:proofErr w:type="gramEnd"/>
      <w:r w:rsidRPr="00863E1C">
        <w:t>(</w:t>
      </w:r>
      <w:proofErr w:type="gramStart"/>
      <w:r w:rsidRPr="00863E1C">
        <w:t>);</w:t>
      </w:r>
      <w:proofErr w:type="gramEnd"/>
    </w:p>
    <w:p w14:paraId="4D5B6CB4" w14:textId="77777777" w:rsidR="00863E1C" w:rsidRPr="00863E1C" w:rsidRDefault="00863E1C" w:rsidP="00863E1C">
      <w:r w:rsidRPr="00863E1C">
        <w:t xml:space="preserve">        }</w:t>
      </w:r>
    </w:p>
    <w:p w14:paraId="4766044A" w14:textId="77777777" w:rsidR="00863E1C" w:rsidRPr="00863E1C" w:rsidRDefault="00863E1C" w:rsidP="00863E1C">
      <w:r w:rsidRPr="00863E1C">
        <w:t xml:space="preserve">        return </w:t>
      </w:r>
      <w:proofErr w:type="spellStart"/>
      <w:proofErr w:type="gramStart"/>
      <w:r w:rsidRPr="00863E1C">
        <w:t>hexStr</w:t>
      </w:r>
      <w:proofErr w:type="spellEnd"/>
      <w:r w:rsidRPr="00863E1C">
        <w:t>;</w:t>
      </w:r>
      <w:proofErr w:type="gramEnd"/>
    </w:p>
    <w:p w14:paraId="2FBF6EFD" w14:textId="77777777" w:rsidR="00863E1C" w:rsidRPr="00863E1C" w:rsidRDefault="00863E1C" w:rsidP="00863E1C">
      <w:r w:rsidRPr="00863E1C">
        <w:t xml:space="preserve">    }</w:t>
      </w:r>
    </w:p>
    <w:p w14:paraId="5E11AD29" w14:textId="77777777" w:rsidR="00863E1C" w:rsidRPr="00863E1C" w:rsidRDefault="00863E1C" w:rsidP="00863E1C"/>
    <w:p w14:paraId="672CE226" w14:textId="77777777" w:rsidR="00863E1C" w:rsidRPr="00863E1C" w:rsidRDefault="00863E1C" w:rsidP="00863E1C">
      <w:r w:rsidRPr="00863E1C">
        <w:t xml:space="preserve">    /**</w:t>
      </w:r>
    </w:p>
    <w:p w14:paraId="3FECA6FE" w14:textId="77777777" w:rsidR="00863E1C" w:rsidRPr="00863E1C" w:rsidRDefault="00863E1C" w:rsidP="00863E1C">
      <w:r w:rsidRPr="00863E1C">
        <w:t xml:space="preserve">     * @param </w:t>
      </w:r>
      <w:proofErr w:type="spellStart"/>
      <w:r w:rsidRPr="00863E1C">
        <w:t>privateKey</w:t>
      </w:r>
      <w:proofErr w:type="spellEnd"/>
      <w:r w:rsidRPr="00863E1C">
        <w:t xml:space="preserve"> 分配的私匙</w:t>
      </w:r>
    </w:p>
    <w:p w14:paraId="74CF3A48" w14:textId="77777777" w:rsidR="00863E1C" w:rsidRPr="00863E1C" w:rsidRDefault="00863E1C" w:rsidP="00863E1C">
      <w:r w:rsidRPr="00863E1C">
        <w:t xml:space="preserve">     * @param params     请求接口的参数map</w:t>
      </w:r>
    </w:p>
    <w:p w14:paraId="4CFBDE75" w14:textId="77777777" w:rsidR="00863E1C" w:rsidRPr="00863E1C" w:rsidRDefault="00863E1C" w:rsidP="00863E1C">
      <w:r w:rsidRPr="00863E1C">
        <w:t xml:space="preserve">     * @return</w:t>
      </w:r>
    </w:p>
    <w:p w14:paraId="7592038B" w14:textId="77777777" w:rsidR="00863E1C" w:rsidRPr="00863E1C" w:rsidRDefault="00863E1C" w:rsidP="00863E1C">
      <w:r w:rsidRPr="00863E1C">
        <w:t xml:space="preserve">     */</w:t>
      </w:r>
    </w:p>
    <w:p w14:paraId="7D9EF1EA" w14:textId="77777777" w:rsidR="00863E1C" w:rsidRPr="00863E1C" w:rsidRDefault="00863E1C" w:rsidP="00863E1C">
      <w:r w:rsidRPr="00863E1C">
        <w:lastRenderedPageBreak/>
        <w:t xml:space="preserve">    public static String </w:t>
      </w:r>
      <w:proofErr w:type="spellStart"/>
      <w:proofErr w:type="gramStart"/>
      <w:r w:rsidRPr="00863E1C">
        <w:t>gensign</w:t>
      </w:r>
      <w:proofErr w:type="spellEnd"/>
      <w:r w:rsidRPr="00863E1C">
        <w:t>(</w:t>
      </w:r>
      <w:proofErr w:type="gramEnd"/>
      <w:r w:rsidRPr="00863E1C">
        <w:t xml:space="preserve">String </w:t>
      </w:r>
      <w:proofErr w:type="spellStart"/>
      <w:r w:rsidRPr="00863E1C">
        <w:t>privateKey</w:t>
      </w:r>
      <w:proofErr w:type="spellEnd"/>
      <w:r w:rsidRPr="00863E1C">
        <w:t>, Map&lt;String, Object&gt; params) {</w:t>
      </w:r>
    </w:p>
    <w:p w14:paraId="55B3991D" w14:textId="77777777" w:rsidR="00863E1C" w:rsidRPr="00863E1C" w:rsidRDefault="00863E1C" w:rsidP="00863E1C">
      <w:r w:rsidRPr="00863E1C">
        <w:t xml:space="preserve">        Map&lt;String, Object&gt; </w:t>
      </w:r>
      <w:proofErr w:type="spellStart"/>
      <w:r w:rsidRPr="00863E1C">
        <w:t>sortedMap</w:t>
      </w:r>
      <w:proofErr w:type="spellEnd"/>
      <w:r w:rsidRPr="00863E1C">
        <w:t xml:space="preserve"> =</w:t>
      </w:r>
    </w:p>
    <w:p w14:paraId="6605D828" w14:textId="77777777" w:rsidR="00863E1C" w:rsidRPr="00863E1C" w:rsidRDefault="00863E1C" w:rsidP="00863E1C">
      <w:r w:rsidRPr="00863E1C">
        <w:t xml:space="preserve">            new </w:t>
      </w:r>
      <w:proofErr w:type="spellStart"/>
      <w:r w:rsidRPr="00863E1C">
        <w:t>TreeMap</w:t>
      </w:r>
      <w:proofErr w:type="spellEnd"/>
      <w:r w:rsidRPr="00863E1C">
        <w:t>&lt;</w:t>
      </w:r>
      <w:proofErr w:type="gramStart"/>
      <w:r w:rsidRPr="00863E1C">
        <w:t>&gt;(</w:t>
      </w:r>
      <w:proofErr w:type="gramEnd"/>
      <w:r w:rsidRPr="00863E1C">
        <w:t xml:space="preserve">new </w:t>
      </w:r>
      <w:proofErr w:type="spellStart"/>
      <w:proofErr w:type="gramStart"/>
      <w:r w:rsidRPr="00863E1C">
        <w:t>MapKeyComparator</w:t>
      </w:r>
      <w:proofErr w:type="spellEnd"/>
      <w:r w:rsidRPr="00863E1C">
        <w:t>(</w:t>
      </w:r>
      <w:proofErr w:type="gramEnd"/>
      <w:r w:rsidRPr="00863E1C">
        <w:t>)</w:t>
      </w:r>
      <w:proofErr w:type="gramStart"/>
      <w:r w:rsidRPr="00863E1C">
        <w:t>);</w:t>
      </w:r>
      <w:proofErr w:type="gramEnd"/>
    </w:p>
    <w:p w14:paraId="09426295" w14:textId="77777777" w:rsidR="00863E1C" w:rsidRPr="00863E1C" w:rsidRDefault="00863E1C" w:rsidP="00863E1C">
      <w:r w:rsidRPr="00863E1C">
        <w:t xml:space="preserve">        </w:t>
      </w:r>
      <w:proofErr w:type="spellStart"/>
      <w:r w:rsidRPr="00863E1C">
        <w:t>sortedMap.putAll</w:t>
      </w:r>
      <w:proofErr w:type="spellEnd"/>
      <w:r w:rsidRPr="00863E1C">
        <w:t>(params</w:t>
      </w:r>
      <w:proofErr w:type="gramStart"/>
      <w:r w:rsidRPr="00863E1C">
        <w:t>);</w:t>
      </w:r>
      <w:proofErr w:type="gramEnd"/>
    </w:p>
    <w:p w14:paraId="52CC9EC2" w14:textId="77777777" w:rsidR="00863E1C" w:rsidRPr="00863E1C" w:rsidRDefault="00863E1C" w:rsidP="00863E1C">
      <w:r w:rsidRPr="00863E1C">
        <w:t xml:space="preserve">        </w:t>
      </w:r>
      <w:proofErr w:type="spellStart"/>
      <w:r w:rsidRPr="00863E1C">
        <w:t>StringBuffer</w:t>
      </w:r>
      <w:proofErr w:type="spellEnd"/>
      <w:r w:rsidRPr="00863E1C">
        <w:t xml:space="preserve"> sb = new </w:t>
      </w:r>
      <w:proofErr w:type="spellStart"/>
      <w:proofErr w:type="gramStart"/>
      <w:r w:rsidRPr="00863E1C">
        <w:t>StringBuffer</w:t>
      </w:r>
      <w:proofErr w:type="spellEnd"/>
      <w:r w:rsidRPr="00863E1C">
        <w:t>();</w:t>
      </w:r>
      <w:proofErr w:type="gramEnd"/>
    </w:p>
    <w:p w14:paraId="0EF34DE6" w14:textId="77777777" w:rsidR="00863E1C" w:rsidRPr="00863E1C" w:rsidRDefault="00863E1C" w:rsidP="00863E1C">
      <w:r w:rsidRPr="00863E1C">
        <w:t xml:space="preserve">        for (String </w:t>
      </w:r>
      <w:proofErr w:type="gramStart"/>
      <w:r w:rsidRPr="00863E1C">
        <w:t>key :</w:t>
      </w:r>
      <w:proofErr w:type="gramEnd"/>
      <w:r w:rsidRPr="00863E1C">
        <w:t xml:space="preserve"> </w:t>
      </w:r>
      <w:proofErr w:type="spellStart"/>
      <w:r w:rsidRPr="00863E1C">
        <w:t>sortedMap.keySet</w:t>
      </w:r>
      <w:proofErr w:type="spellEnd"/>
      <w:r w:rsidRPr="00863E1C">
        <w:t>()) {</w:t>
      </w:r>
    </w:p>
    <w:p w14:paraId="270026BB" w14:textId="77777777" w:rsidR="00863E1C" w:rsidRPr="00863E1C" w:rsidRDefault="00863E1C" w:rsidP="00863E1C">
      <w:r w:rsidRPr="00863E1C">
        <w:t xml:space="preserve">            </w:t>
      </w:r>
      <w:proofErr w:type="spellStart"/>
      <w:proofErr w:type="gramStart"/>
      <w:r w:rsidRPr="00863E1C">
        <w:t>sb.append</w:t>
      </w:r>
      <w:proofErr w:type="spellEnd"/>
      <w:proofErr w:type="gramEnd"/>
      <w:r w:rsidRPr="00863E1C">
        <w:t>(key)</w:t>
      </w:r>
    </w:p>
    <w:p w14:paraId="4BDA93EC" w14:textId="77777777" w:rsidR="00863E1C" w:rsidRPr="00863E1C" w:rsidRDefault="00863E1C" w:rsidP="00863E1C">
      <w:r w:rsidRPr="00863E1C">
        <w:t xml:space="preserve">                </w:t>
      </w:r>
      <w:proofErr w:type="gramStart"/>
      <w:r w:rsidRPr="00863E1C">
        <w:t>.append</w:t>
      </w:r>
      <w:proofErr w:type="gramEnd"/>
      <w:r w:rsidRPr="00863E1C">
        <w:t>("=")</w:t>
      </w:r>
    </w:p>
    <w:p w14:paraId="1B69A339" w14:textId="77777777" w:rsidR="00863E1C" w:rsidRPr="00863E1C" w:rsidRDefault="00863E1C" w:rsidP="00863E1C">
      <w:r w:rsidRPr="00863E1C">
        <w:t xml:space="preserve">                </w:t>
      </w:r>
      <w:proofErr w:type="gramStart"/>
      <w:r w:rsidRPr="00863E1C">
        <w:t>.append</w:t>
      </w:r>
      <w:proofErr w:type="gramEnd"/>
      <w:r w:rsidRPr="00863E1C">
        <w:t>(</w:t>
      </w:r>
      <w:proofErr w:type="spellStart"/>
      <w:r w:rsidRPr="00863E1C">
        <w:t>sortedMap.get</w:t>
      </w:r>
      <w:proofErr w:type="spellEnd"/>
      <w:r w:rsidRPr="00863E1C">
        <w:t>(key</w:t>
      </w:r>
      <w:proofErr w:type="gramStart"/>
      <w:r w:rsidRPr="00863E1C">
        <w:t>).</w:t>
      </w:r>
      <w:proofErr w:type="spellStart"/>
      <w:r w:rsidRPr="00863E1C">
        <w:t>toString</w:t>
      </w:r>
      <w:proofErr w:type="spellEnd"/>
      <w:proofErr w:type="gramEnd"/>
      <w:r w:rsidRPr="00863E1C">
        <w:t>())</w:t>
      </w:r>
    </w:p>
    <w:p w14:paraId="3EA7770E" w14:textId="77777777" w:rsidR="00863E1C" w:rsidRPr="00863E1C" w:rsidRDefault="00863E1C" w:rsidP="00863E1C">
      <w:r w:rsidRPr="00863E1C">
        <w:t xml:space="preserve">                </w:t>
      </w:r>
      <w:proofErr w:type="gramStart"/>
      <w:r w:rsidRPr="00863E1C">
        <w:t>.append</w:t>
      </w:r>
      <w:proofErr w:type="gramEnd"/>
      <w:r w:rsidRPr="00863E1C">
        <w:t>("&amp;"</w:t>
      </w:r>
      <w:proofErr w:type="gramStart"/>
      <w:r w:rsidRPr="00863E1C">
        <w:t>);</w:t>
      </w:r>
      <w:proofErr w:type="gramEnd"/>
    </w:p>
    <w:p w14:paraId="398F3A83" w14:textId="77777777" w:rsidR="00863E1C" w:rsidRPr="00863E1C" w:rsidRDefault="00863E1C" w:rsidP="00863E1C">
      <w:r w:rsidRPr="00863E1C">
        <w:t xml:space="preserve">        }</w:t>
      </w:r>
    </w:p>
    <w:p w14:paraId="46C4990B" w14:textId="77777777" w:rsidR="00863E1C" w:rsidRPr="00863E1C" w:rsidRDefault="00863E1C" w:rsidP="00863E1C">
      <w:r w:rsidRPr="00863E1C">
        <w:t xml:space="preserve">        </w:t>
      </w:r>
      <w:proofErr w:type="spellStart"/>
      <w:proofErr w:type="gramStart"/>
      <w:r w:rsidRPr="00863E1C">
        <w:t>sb.append</w:t>
      </w:r>
      <w:proofErr w:type="spellEnd"/>
      <w:proofErr w:type="gramEnd"/>
      <w:r w:rsidRPr="00863E1C">
        <w:t>(</w:t>
      </w:r>
      <w:proofErr w:type="spellStart"/>
      <w:r w:rsidRPr="00863E1C">
        <w:t>privateKey</w:t>
      </w:r>
      <w:proofErr w:type="spellEnd"/>
      <w:proofErr w:type="gramStart"/>
      <w:r w:rsidRPr="00863E1C">
        <w:t>);</w:t>
      </w:r>
      <w:proofErr w:type="gramEnd"/>
    </w:p>
    <w:p w14:paraId="7F301295" w14:textId="77777777" w:rsidR="00863E1C" w:rsidRPr="00863E1C" w:rsidRDefault="00863E1C" w:rsidP="00863E1C">
      <w:r w:rsidRPr="00863E1C">
        <w:t xml:space="preserve">        //</w:t>
      </w:r>
      <w:proofErr w:type="spellStart"/>
      <w:r w:rsidRPr="00863E1C">
        <w:t>System.out.println</w:t>
      </w:r>
      <w:proofErr w:type="spellEnd"/>
      <w:r w:rsidRPr="00863E1C">
        <w:t>(</w:t>
      </w:r>
      <w:proofErr w:type="spellStart"/>
      <w:proofErr w:type="gramStart"/>
      <w:r w:rsidRPr="00863E1C">
        <w:t>sb.toString</w:t>
      </w:r>
      <w:proofErr w:type="spellEnd"/>
      <w:proofErr w:type="gramEnd"/>
      <w:r w:rsidRPr="00863E1C">
        <w:t>()</w:t>
      </w:r>
      <w:proofErr w:type="gramStart"/>
      <w:r w:rsidRPr="00863E1C">
        <w:t>);</w:t>
      </w:r>
      <w:proofErr w:type="gramEnd"/>
    </w:p>
    <w:p w14:paraId="7245EB4B" w14:textId="77777777" w:rsidR="00863E1C" w:rsidRPr="00863E1C" w:rsidRDefault="00863E1C" w:rsidP="00863E1C">
      <w:r w:rsidRPr="00863E1C">
        <w:t xml:space="preserve">        return encrypt2MD5(</w:t>
      </w:r>
      <w:proofErr w:type="spellStart"/>
      <w:proofErr w:type="gramStart"/>
      <w:r w:rsidRPr="00863E1C">
        <w:t>sb.toString</w:t>
      </w:r>
      <w:proofErr w:type="spellEnd"/>
      <w:proofErr w:type="gramEnd"/>
      <w:r w:rsidRPr="00863E1C">
        <w:t>()</w:t>
      </w:r>
      <w:proofErr w:type="gramStart"/>
      <w:r w:rsidRPr="00863E1C">
        <w:t>);</w:t>
      </w:r>
      <w:proofErr w:type="gramEnd"/>
    </w:p>
    <w:p w14:paraId="7F607E2D" w14:textId="77777777" w:rsidR="00863E1C" w:rsidRPr="00863E1C" w:rsidRDefault="00863E1C" w:rsidP="00863E1C">
      <w:r w:rsidRPr="00863E1C">
        <w:t xml:space="preserve">    }</w:t>
      </w:r>
    </w:p>
    <w:p w14:paraId="33D56DC6" w14:textId="77777777" w:rsidR="00863E1C" w:rsidRPr="00863E1C" w:rsidRDefault="00863E1C" w:rsidP="00863E1C"/>
    <w:p w14:paraId="1DE10E49" w14:textId="77777777" w:rsidR="00863E1C" w:rsidRPr="00863E1C" w:rsidRDefault="00863E1C" w:rsidP="00863E1C">
      <w:r w:rsidRPr="00863E1C">
        <w:t xml:space="preserve">    // 使用示例</w:t>
      </w:r>
    </w:p>
    <w:p w14:paraId="5DEDD9B0" w14:textId="77777777" w:rsidR="00863E1C" w:rsidRPr="00863E1C" w:rsidRDefault="00863E1C" w:rsidP="00863E1C">
      <w:r w:rsidRPr="00863E1C">
        <w:t xml:space="preserve">    public static void </w:t>
      </w:r>
      <w:proofErr w:type="gramStart"/>
      <w:r w:rsidRPr="00863E1C">
        <w:t>main(String[</w:t>
      </w:r>
      <w:proofErr w:type="gramEnd"/>
      <w:r w:rsidRPr="00863E1C">
        <w:t xml:space="preserve">] </w:t>
      </w:r>
      <w:proofErr w:type="spellStart"/>
      <w:proofErr w:type="gramStart"/>
      <w:r w:rsidRPr="00863E1C">
        <w:t>args</w:t>
      </w:r>
      <w:proofErr w:type="spellEnd"/>
      <w:r w:rsidRPr="00863E1C">
        <w:t>) {</w:t>
      </w:r>
      <w:proofErr w:type="gramEnd"/>
    </w:p>
    <w:p w14:paraId="08C5269B" w14:textId="77777777" w:rsidR="00863E1C" w:rsidRPr="00863E1C" w:rsidRDefault="00863E1C" w:rsidP="00863E1C">
      <w:r w:rsidRPr="00863E1C">
        <w:t xml:space="preserve">        String </w:t>
      </w:r>
      <w:proofErr w:type="spellStart"/>
      <w:r w:rsidRPr="00863E1C">
        <w:t>privateKey</w:t>
      </w:r>
      <w:proofErr w:type="spellEnd"/>
      <w:r w:rsidRPr="00863E1C">
        <w:t xml:space="preserve"> =</w:t>
      </w:r>
    </w:p>
    <w:p w14:paraId="0E66D0D8" w14:textId="77777777" w:rsidR="00863E1C" w:rsidRPr="00863E1C" w:rsidRDefault="00863E1C" w:rsidP="00863E1C">
      <w:r w:rsidRPr="00863E1C">
        <w:t xml:space="preserve">            "1888bc29f89f9e19e7ff8c788ba5fc0c</w:t>
      </w:r>
      <w:proofErr w:type="gramStart"/>
      <w:r w:rsidRPr="00863E1C">
        <w:t>";</w:t>
      </w:r>
      <w:proofErr w:type="gramEnd"/>
    </w:p>
    <w:p w14:paraId="19669B5A" w14:textId="77777777" w:rsidR="00863E1C" w:rsidRPr="00863E1C" w:rsidRDefault="00863E1C" w:rsidP="00863E1C">
      <w:r w:rsidRPr="00863E1C">
        <w:t xml:space="preserve">        Map&lt;String, Object&gt; params = new HashMap&lt;</w:t>
      </w:r>
      <w:proofErr w:type="gramStart"/>
      <w:r w:rsidRPr="00863E1C">
        <w:t>&gt;();</w:t>
      </w:r>
      <w:proofErr w:type="gramEnd"/>
    </w:p>
    <w:p w14:paraId="10629DF8" w14:textId="77777777" w:rsidR="00863E1C" w:rsidRPr="00863E1C" w:rsidRDefault="00863E1C" w:rsidP="00863E1C">
      <w:r w:rsidRPr="00863E1C">
        <w:t xml:space="preserve">        </w:t>
      </w:r>
      <w:proofErr w:type="spellStart"/>
      <w:proofErr w:type="gramStart"/>
      <w:r w:rsidRPr="00863E1C">
        <w:t>params.put</w:t>
      </w:r>
      <w:proofErr w:type="spellEnd"/>
      <w:r w:rsidRPr="00863E1C">
        <w:t>(</w:t>
      </w:r>
      <w:proofErr w:type="gramEnd"/>
      <w:r w:rsidRPr="00863E1C">
        <w:t>"</w:t>
      </w:r>
      <w:proofErr w:type="spellStart"/>
      <w:r w:rsidRPr="00863E1C">
        <w:t>customerId</w:t>
      </w:r>
      <w:proofErr w:type="spellEnd"/>
      <w:r w:rsidRPr="00863E1C">
        <w:t>", 1010000055</w:t>
      </w:r>
      <w:proofErr w:type="gramStart"/>
      <w:r w:rsidRPr="00863E1C">
        <w:t>);</w:t>
      </w:r>
      <w:proofErr w:type="gramEnd"/>
    </w:p>
    <w:p w14:paraId="3252F781" w14:textId="77777777" w:rsidR="00863E1C" w:rsidRPr="00863E1C" w:rsidRDefault="00863E1C" w:rsidP="00863E1C">
      <w:r w:rsidRPr="00863E1C">
        <w:t xml:space="preserve">        </w:t>
      </w:r>
      <w:proofErr w:type="spellStart"/>
      <w:proofErr w:type="gramStart"/>
      <w:r w:rsidRPr="00863E1C">
        <w:t>params.put</w:t>
      </w:r>
      <w:proofErr w:type="spellEnd"/>
      <w:r w:rsidRPr="00863E1C">
        <w:t>(</w:t>
      </w:r>
      <w:proofErr w:type="gramEnd"/>
      <w:r w:rsidRPr="00863E1C">
        <w:t>"data",</w:t>
      </w:r>
    </w:p>
    <w:p w14:paraId="33EDE37C" w14:textId="77777777" w:rsidR="00863E1C" w:rsidRPr="00863E1C" w:rsidRDefault="00863E1C" w:rsidP="00863E1C">
      <w:r w:rsidRPr="00863E1C">
        <w:t xml:space="preserve">            "ewogICAgIm9yZGVySWQiOiAiMjAzNjMyMDkyIiwKICAgICJwaW4iOiAiemhhbmdzYW4iLAogICAgImJ1eU51bSI6ICIxMCIsCiAgICAidG90YWxQcmljZSI6ICIxNTAiLAogICAgImdhbWVBY2NvdW50IjogIua4uOaIj+i0puWPtyIsCiAgICAicGVybWl0IjogIiIsCiAgICAic2t1SWQiOiAiMTAxNjg5MjAyOSIsCiAgICAiYnJhbmRJZCI6ICIxMDEwMDAwMDU1Igp"</w:t>
      </w:r>
      <w:proofErr w:type="gramStart"/>
      <w:r w:rsidRPr="00863E1C">
        <w:t>);</w:t>
      </w:r>
      <w:proofErr w:type="gramEnd"/>
    </w:p>
    <w:p w14:paraId="483CDACC" w14:textId="77777777" w:rsidR="00863E1C" w:rsidRPr="00863E1C" w:rsidRDefault="00863E1C" w:rsidP="00863E1C">
      <w:r w:rsidRPr="00863E1C">
        <w:lastRenderedPageBreak/>
        <w:t xml:space="preserve">        </w:t>
      </w:r>
      <w:proofErr w:type="spellStart"/>
      <w:proofErr w:type="gramStart"/>
      <w:r w:rsidRPr="00863E1C">
        <w:t>params.put</w:t>
      </w:r>
      <w:proofErr w:type="spellEnd"/>
      <w:r w:rsidRPr="00863E1C">
        <w:t>(</w:t>
      </w:r>
      <w:proofErr w:type="gramEnd"/>
      <w:r w:rsidRPr="00863E1C">
        <w:t>"timestamp", "20220618121212"</w:t>
      </w:r>
      <w:proofErr w:type="gramStart"/>
      <w:r w:rsidRPr="00863E1C">
        <w:t>);</w:t>
      </w:r>
      <w:proofErr w:type="gramEnd"/>
    </w:p>
    <w:p w14:paraId="61A29A46" w14:textId="77777777" w:rsidR="00863E1C" w:rsidRPr="00863E1C" w:rsidRDefault="00863E1C" w:rsidP="00863E1C"/>
    <w:p w14:paraId="36056B49" w14:textId="77777777" w:rsidR="00863E1C" w:rsidRPr="00863E1C" w:rsidRDefault="00863E1C" w:rsidP="00863E1C">
      <w:r w:rsidRPr="00863E1C">
        <w:t xml:space="preserve">        </w:t>
      </w:r>
      <w:proofErr w:type="spellStart"/>
      <w:r w:rsidRPr="00863E1C">
        <w:t>System.out.println</w:t>
      </w:r>
      <w:proofErr w:type="spellEnd"/>
      <w:r w:rsidRPr="00863E1C">
        <w:t>(</w:t>
      </w:r>
      <w:proofErr w:type="spellStart"/>
      <w:proofErr w:type="gramStart"/>
      <w:r w:rsidRPr="00863E1C">
        <w:t>gensign</w:t>
      </w:r>
      <w:proofErr w:type="spellEnd"/>
      <w:r w:rsidRPr="00863E1C">
        <w:t>(</w:t>
      </w:r>
      <w:proofErr w:type="spellStart"/>
      <w:proofErr w:type="gramEnd"/>
      <w:r w:rsidRPr="00863E1C">
        <w:t>privateKey</w:t>
      </w:r>
      <w:proofErr w:type="spellEnd"/>
      <w:r w:rsidRPr="00863E1C">
        <w:t>, params)</w:t>
      </w:r>
      <w:proofErr w:type="gramStart"/>
      <w:r w:rsidRPr="00863E1C">
        <w:t>);</w:t>
      </w:r>
      <w:proofErr w:type="gramEnd"/>
    </w:p>
    <w:p w14:paraId="08F1B307" w14:textId="77777777" w:rsidR="00863E1C" w:rsidRPr="00863E1C" w:rsidRDefault="00863E1C" w:rsidP="00863E1C">
      <w:r w:rsidRPr="00863E1C">
        <w:t xml:space="preserve">    }</w:t>
      </w:r>
    </w:p>
    <w:p w14:paraId="3B6DCF69" w14:textId="77777777" w:rsidR="00863E1C" w:rsidRPr="00863E1C" w:rsidRDefault="00863E1C" w:rsidP="00863E1C"/>
    <w:p w14:paraId="7EBACE00" w14:textId="77777777" w:rsidR="00863E1C" w:rsidRPr="00863E1C" w:rsidRDefault="00863E1C" w:rsidP="00863E1C"/>
    <w:p w14:paraId="5F7DD48D" w14:textId="77777777" w:rsidR="00863E1C" w:rsidRPr="00863E1C" w:rsidRDefault="00863E1C" w:rsidP="00863E1C">
      <w:r w:rsidRPr="00863E1C">
        <w:t>}</w:t>
      </w:r>
    </w:p>
    <w:p w14:paraId="79501D7B" w14:textId="77777777" w:rsidR="00863E1C" w:rsidRPr="00863E1C" w:rsidRDefault="00863E1C" w:rsidP="00863E1C"/>
    <w:p w14:paraId="427ACE2C" w14:textId="77777777" w:rsidR="00863E1C" w:rsidRPr="00863E1C" w:rsidRDefault="00863E1C" w:rsidP="00863E1C">
      <w:r w:rsidRPr="00863E1C">
        <w:t>图4.1 自测工具示意</w:t>
      </w:r>
    </w:p>
    <w:p w14:paraId="7C444905" w14:textId="77777777" w:rsidR="00863E1C" w:rsidRPr="00863E1C" w:rsidRDefault="00863E1C" w:rsidP="00863E1C">
      <w:r w:rsidRPr="00863E1C">
        <w:t>自测工具为一个可执行jar包，其作用为帮助商家技术人员进行接口自测（重点是签名验证），工具可模拟京东</w:t>
      </w:r>
      <w:proofErr w:type="gramStart"/>
      <w:r w:rsidRPr="00863E1C">
        <w:t>游戏点卡售卖</w:t>
      </w:r>
      <w:proofErr w:type="gramEnd"/>
      <w:r w:rsidRPr="00863E1C">
        <w:t>系统给商家系统发送接口请求。</w:t>
      </w:r>
    </w:p>
    <w:p w14:paraId="62B23941" w14:textId="77777777" w:rsidR="00863E1C" w:rsidRPr="00863E1C" w:rsidRDefault="00863E1C" w:rsidP="00863E1C">
      <w:pPr>
        <w:rPr>
          <w:b/>
          <w:bCs/>
        </w:rPr>
      </w:pPr>
      <w:r w:rsidRPr="00863E1C">
        <w:rPr>
          <w:b/>
          <w:bCs/>
        </w:rPr>
        <w:t>4.5.1请求充值</w:t>
      </w:r>
    </w:p>
    <w:p w14:paraId="6A4B56F1" w14:textId="77777777" w:rsidR="00863E1C" w:rsidRPr="00863E1C" w:rsidRDefault="00863E1C" w:rsidP="00863E1C">
      <w:r w:rsidRPr="00863E1C">
        <w:t>根据2.2.1或者2.3.1接口规范在自测工具中输入指定参数和</w:t>
      </w:r>
      <w:proofErr w:type="spellStart"/>
      <w:r w:rsidRPr="00863E1C">
        <w:t>privateKey</w:t>
      </w:r>
      <w:proofErr w:type="spellEnd"/>
      <w:r w:rsidRPr="00863E1C">
        <w:t>，点击请求充值按钮即可模拟接单接口请求。</w:t>
      </w:r>
    </w:p>
    <w:p w14:paraId="67533DB4" w14:textId="77777777" w:rsidR="00863E1C" w:rsidRPr="00863E1C" w:rsidRDefault="00863E1C" w:rsidP="00863E1C">
      <w:pPr>
        <w:rPr>
          <w:b/>
          <w:bCs/>
        </w:rPr>
      </w:pPr>
      <w:r w:rsidRPr="00863E1C">
        <w:rPr>
          <w:b/>
          <w:bCs/>
        </w:rPr>
        <w:t>4.5.2订单查询</w:t>
      </w:r>
    </w:p>
    <w:p w14:paraId="7F7320A4" w14:textId="77777777" w:rsidR="00863E1C" w:rsidRPr="00863E1C" w:rsidRDefault="00863E1C" w:rsidP="00863E1C">
      <w:r w:rsidRPr="00863E1C">
        <w:t>根据2.2.2或者2.3.2接口规范在自测工具中输入订单号和</w:t>
      </w:r>
      <w:proofErr w:type="spellStart"/>
      <w:r w:rsidRPr="00863E1C">
        <w:t>privateKey</w:t>
      </w:r>
      <w:proofErr w:type="spellEnd"/>
      <w:r w:rsidRPr="00863E1C">
        <w:t>，点击订单查询即可模拟订单查询接口请求。</w:t>
      </w:r>
    </w:p>
    <w:p w14:paraId="7EB83640" w14:textId="77777777" w:rsidR="00863E1C" w:rsidRPr="00863E1C" w:rsidRDefault="00863E1C" w:rsidP="00863E1C">
      <w:pPr>
        <w:rPr>
          <w:b/>
          <w:bCs/>
        </w:rPr>
      </w:pPr>
      <w:r w:rsidRPr="00863E1C">
        <w:rPr>
          <w:b/>
          <w:bCs/>
        </w:rPr>
        <w:t>4.6 商品新建发布</w:t>
      </w:r>
    </w:p>
    <w:p w14:paraId="7C062D0F" w14:textId="77777777" w:rsidR="00863E1C" w:rsidRPr="00863E1C" w:rsidRDefault="00863E1C" w:rsidP="00863E1C">
      <w:r w:rsidRPr="00863E1C">
        <w:t>1.选择1/2/3级分类，该部分可选择的</w:t>
      </w:r>
      <w:proofErr w:type="gramStart"/>
      <w:r w:rsidRPr="00863E1C">
        <w:t>类目由京东</w:t>
      </w:r>
      <w:proofErr w:type="gramEnd"/>
      <w:r w:rsidRPr="00863E1C">
        <w:t>运营人员根据商家申请为商家预先分配</w:t>
      </w:r>
    </w:p>
    <w:p w14:paraId="13FB8360" w14:textId="6B2332A5" w:rsidR="00863E1C" w:rsidRPr="00863E1C" w:rsidRDefault="00863E1C" w:rsidP="00863E1C">
      <w:r w:rsidRPr="00863E1C">
        <w:rPr>
          <w:rFonts w:hint="eastAsia"/>
        </w:rPr>
        <w:lastRenderedPageBreak/>
        <w:drawing>
          <wp:inline distT="0" distB="0" distL="0" distR="0" wp14:anchorId="130D1108" wp14:editId="5684475E">
            <wp:extent cx="5274310" cy="2808605"/>
            <wp:effectExtent l="0" t="0" r="2540" b="0"/>
            <wp:docPr id="1369135773" name="图片 26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135773" name="图片 26" descr="图形用户界面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0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BB525" w14:textId="77777777" w:rsidR="00863E1C" w:rsidRPr="00863E1C" w:rsidRDefault="00863E1C" w:rsidP="00863E1C">
      <w:r w:rsidRPr="00863E1C">
        <w:t>图4.2 商品发布类目选择</w:t>
      </w:r>
    </w:p>
    <w:p w14:paraId="179119EC" w14:textId="77777777" w:rsidR="00863E1C" w:rsidRPr="00863E1C" w:rsidRDefault="00863E1C" w:rsidP="00863E1C">
      <w:r w:rsidRPr="00863E1C">
        <w:t>2.填写商品属性（</w:t>
      </w:r>
      <w:proofErr w:type="gramStart"/>
      <w:r w:rsidRPr="00863E1C">
        <w:t>游戏点卡虚拟</w:t>
      </w:r>
      <w:proofErr w:type="gramEnd"/>
      <w:r w:rsidRPr="00863E1C">
        <w:t>类商品必须！！！）及其他标题、商品详情等信息，该部分商品属性的将会同步到</w:t>
      </w:r>
      <w:proofErr w:type="gramStart"/>
      <w:r w:rsidRPr="00863E1C">
        <w:t>游戏点卡售卖</w:t>
      </w:r>
      <w:proofErr w:type="gramEnd"/>
      <w:r w:rsidRPr="00863E1C">
        <w:t>系统，若填写有误将导致商品展示信息有误、甚至客户无法对该商品下单，严重影响商品售卖。具体填写界面示例如图4.3/4.4所示，选择</w:t>
      </w:r>
      <w:proofErr w:type="gramStart"/>
      <w:r w:rsidRPr="00863E1C">
        <w:t>不同类目会存在</w:t>
      </w:r>
      <w:proofErr w:type="gramEnd"/>
      <w:r w:rsidRPr="00863E1C">
        <w:t>不同差异。</w:t>
      </w:r>
    </w:p>
    <w:p w14:paraId="349C1F2B" w14:textId="77777777" w:rsidR="00863E1C" w:rsidRPr="00863E1C" w:rsidRDefault="00863E1C" w:rsidP="00863E1C">
      <w:r w:rsidRPr="00863E1C">
        <w:t>其中面值是虚拟商品权益计量的数值，例如该商品代表10个Q币，则面值为10，计量单位为“Q币”；再例如英雄联盟100点</w:t>
      </w:r>
      <w:proofErr w:type="gramStart"/>
      <w:r w:rsidRPr="00863E1C">
        <w:t>券</w:t>
      </w:r>
      <w:proofErr w:type="gramEnd"/>
      <w:r w:rsidRPr="00863E1C">
        <w:t>，面值即为100。计量单位跟随适用的具体虚拟商品（游戏、视频会员等）由京东运营侧配置；该部分的配置会同步到京东</w:t>
      </w:r>
      <w:proofErr w:type="gramStart"/>
      <w:r w:rsidRPr="00863E1C">
        <w:t>游戏点卡售卖</w:t>
      </w:r>
      <w:proofErr w:type="gramEnd"/>
      <w:r w:rsidRPr="00863E1C">
        <w:t>系统，在</w:t>
      </w:r>
      <w:proofErr w:type="gramStart"/>
      <w:r w:rsidRPr="00863E1C">
        <w:t>一些充值类</w:t>
      </w:r>
      <w:proofErr w:type="gramEnd"/>
      <w:r w:rsidRPr="00863E1C">
        <w:t>的引流聚合页面会展示该部分信息，切记准确选择填写，否则将影响该部分的展示。</w:t>
      </w:r>
    </w:p>
    <w:p w14:paraId="64648372" w14:textId="431C8450" w:rsidR="00863E1C" w:rsidRPr="00863E1C" w:rsidRDefault="00863E1C" w:rsidP="00863E1C">
      <w:r w:rsidRPr="00863E1C">
        <w:rPr>
          <w:rFonts w:hint="eastAsia"/>
        </w:rPr>
        <w:drawing>
          <wp:inline distT="0" distB="0" distL="0" distR="0" wp14:anchorId="77532E21" wp14:editId="2BB2D643">
            <wp:extent cx="5274310" cy="2041525"/>
            <wp:effectExtent l="0" t="0" r="2540" b="0"/>
            <wp:docPr id="2081151149" name="图片 25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151149" name="图片 25" descr="图形用户界面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4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3898C" w14:textId="77777777" w:rsidR="00863E1C" w:rsidRPr="00863E1C" w:rsidRDefault="00863E1C" w:rsidP="00863E1C">
      <w:r w:rsidRPr="00863E1C">
        <w:t>图4.3 虚拟商品特殊属性选择</w:t>
      </w:r>
    </w:p>
    <w:p w14:paraId="2B90B799" w14:textId="77777777" w:rsidR="00863E1C" w:rsidRPr="00863E1C" w:rsidRDefault="00863E1C" w:rsidP="00863E1C">
      <w:r w:rsidRPr="00863E1C">
        <w:t>适用范围选择，若无对应的哪一款游戏/视频品牌等，可向运营人员申请增加下拉框内例如适用游戏选择如下图4.4所示：</w:t>
      </w:r>
    </w:p>
    <w:p w14:paraId="69E0263F" w14:textId="3CEA9298" w:rsidR="00863E1C" w:rsidRPr="00863E1C" w:rsidRDefault="00863E1C" w:rsidP="00863E1C">
      <w:r w:rsidRPr="00863E1C">
        <w:rPr>
          <w:rFonts w:hint="eastAsia"/>
        </w:rPr>
        <w:lastRenderedPageBreak/>
        <w:drawing>
          <wp:inline distT="0" distB="0" distL="0" distR="0" wp14:anchorId="4D1D9A1B" wp14:editId="06D29E83">
            <wp:extent cx="5274310" cy="1849120"/>
            <wp:effectExtent l="0" t="0" r="2540" b="0"/>
            <wp:docPr id="1241031275" name="图片 24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031275" name="图片 24" descr="图形用户界面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4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82B88" w14:textId="77777777" w:rsidR="00863E1C" w:rsidRPr="00863E1C" w:rsidRDefault="00863E1C" w:rsidP="00863E1C">
      <w:r w:rsidRPr="00863E1C">
        <w:t>图4.4 虚拟商品特殊属适用游戏示例</w:t>
      </w:r>
    </w:p>
    <w:p w14:paraId="3B1AE8C8" w14:textId="77777777" w:rsidR="00863E1C" w:rsidRPr="00863E1C" w:rsidRDefault="00863E1C" w:rsidP="00863E1C">
      <w:r w:rsidRPr="00863E1C">
        <w:t>充</w:t>
      </w:r>
      <w:proofErr w:type="gramStart"/>
      <w:r w:rsidRPr="00863E1C">
        <w:t>值类型</w:t>
      </w:r>
      <w:proofErr w:type="gramEnd"/>
      <w:r w:rsidRPr="00863E1C">
        <w:t>选择，有直充、卡密两种，该类型的选择需要与系统对接实现的接口一致，例如系统对接时只对接了直充的接口，这里就不能选择发布卡密类的，反之亦然；若店铺内要实现两种方式均可售卖，则需要在系统对接时两中接口均可调通支持。</w:t>
      </w:r>
    </w:p>
    <w:p w14:paraId="12611B79" w14:textId="44A95AB3" w:rsidR="00863E1C" w:rsidRPr="00863E1C" w:rsidRDefault="00863E1C" w:rsidP="00863E1C">
      <w:r w:rsidRPr="00863E1C">
        <w:rPr>
          <w:rFonts w:hint="eastAsia"/>
        </w:rPr>
        <w:drawing>
          <wp:inline distT="0" distB="0" distL="0" distR="0" wp14:anchorId="03ADC9DD" wp14:editId="5917B6B8">
            <wp:extent cx="5274310" cy="2428875"/>
            <wp:effectExtent l="0" t="0" r="2540" b="9525"/>
            <wp:docPr id="81517589" name="图片 23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17589" name="图片 23" descr="图形用户界面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7AA21" w14:textId="77777777" w:rsidR="00863E1C" w:rsidRPr="00863E1C" w:rsidRDefault="00863E1C" w:rsidP="00863E1C">
      <w:r w:rsidRPr="00863E1C">
        <w:t>图4.5 特殊属性充</w:t>
      </w:r>
      <w:proofErr w:type="gramStart"/>
      <w:r w:rsidRPr="00863E1C">
        <w:t>值类型</w:t>
      </w:r>
      <w:proofErr w:type="gramEnd"/>
      <w:r w:rsidRPr="00863E1C">
        <w:t>选择</w:t>
      </w:r>
    </w:p>
    <w:p w14:paraId="4DF67E2B" w14:textId="77777777" w:rsidR="00863E1C" w:rsidRPr="00863E1C" w:rsidRDefault="00863E1C" w:rsidP="00863E1C">
      <w:r w:rsidRPr="00863E1C">
        <w:t>3.提交商品发布审批流程，由于虚拟商品购买履约流程的</w:t>
      </w:r>
      <w:proofErr w:type="gramStart"/>
      <w:r w:rsidRPr="00863E1C">
        <w:t>的</w:t>
      </w:r>
      <w:proofErr w:type="gramEnd"/>
      <w:r w:rsidRPr="00863E1C">
        <w:t>特殊性，审批完成后仅在京东平台创建了商品（仅仅可以展示给客户看），但是能否进行下单，取决于商家系统与京东内</w:t>
      </w:r>
      <w:proofErr w:type="gramStart"/>
      <w:r w:rsidRPr="00863E1C">
        <w:t>游戏点卡销售</w:t>
      </w:r>
      <w:proofErr w:type="gramEnd"/>
      <w:r w:rsidRPr="00863E1C">
        <w:t>系统是否完成了对接，只有对接完成后才可以完整实现对订单的履约。</w:t>
      </w:r>
    </w:p>
    <w:p w14:paraId="04530AB8" w14:textId="77777777" w:rsidR="00863E1C" w:rsidRPr="00863E1C" w:rsidRDefault="00863E1C" w:rsidP="00863E1C">
      <w:pPr>
        <w:rPr>
          <w:b/>
          <w:bCs/>
        </w:rPr>
      </w:pPr>
      <w:r w:rsidRPr="00863E1C">
        <w:rPr>
          <w:b/>
          <w:bCs/>
        </w:rPr>
        <w:t>4.7 视频娱乐会员自动续费管理</w:t>
      </w:r>
    </w:p>
    <w:p w14:paraId="00CEF92F" w14:textId="77777777" w:rsidR="00863E1C" w:rsidRPr="00863E1C" w:rsidRDefault="00863E1C" w:rsidP="00863E1C">
      <w:r w:rsidRPr="00863E1C">
        <w:t>商家可使用</w:t>
      </w:r>
      <w:proofErr w:type="gramStart"/>
      <w:r w:rsidRPr="00863E1C">
        <w:t>京麦端</w:t>
      </w:r>
      <w:proofErr w:type="gramEnd"/>
      <w:r w:rsidRPr="00863E1C">
        <w:t xml:space="preserve">账户登陆，链接： </w:t>
      </w:r>
      <w:hyperlink r:id="rId23" w:history="1">
        <w:r w:rsidRPr="00863E1C">
          <w:rPr>
            <w:rStyle w:val="ae"/>
          </w:rPr>
          <w:t>https://jm-card-pro.pf.jd.com/interfaceManage</w:t>
        </w:r>
      </w:hyperlink>
    </w:p>
    <w:p w14:paraId="1F3A265D" w14:textId="77777777" w:rsidR="00863E1C" w:rsidRPr="00863E1C" w:rsidRDefault="00863E1C" w:rsidP="00863E1C">
      <w:r w:rsidRPr="00863E1C">
        <w:t>1.【日志查询】：商家可查看京东与商家接口相关交互日志，根据建议返回值和文档接口说明，排查履约相关问题。</w:t>
      </w:r>
    </w:p>
    <w:p w14:paraId="14DE90A9" w14:textId="77777777" w:rsidR="00863E1C" w:rsidRPr="00863E1C" w:rsidRDefault="00863E1C" w:rsidP="00863E1C">
      <w:r w:rsidRPr="00863E1C">
        <w:t>2.【自动续费商品管理】：商家可自行配置自动续</w:t>
      </w:r>
      <w:proofErr w:type="gramStart"/>
      <w:r w:rsidRPr="00863E1C">
        <w:t>费商品</w:t>
      </w:r>
      <w:proofErr w:type="gramEnd"/>
      <w:r w:rsidRPr="00863E1C">
        <w:t>及优惠活动，根据自身需求添</w:t>
      </w:r>
      <w:r w:rsidRPr="00863E1C">
        <w:lastRenderedPageBreak/>
        <w:t>加自动续</w:t>
      </w:r>
      <w:proofErr w:type="gramStart"/>
      <w:r w:rsidRPr="00863E1C">
        <w:t>费商品</w:t>
      </w:r>
      <w:proofErr w:type="gramEnd"/>
      <w:r w:rsidRPr="00863E1C">
        <w:t>和对应优惠活动，其中优惠身份如未找到合适标签，可联系huyuanyuan28@jd.com，wangshirui.9@jd.com 申请。</w:t>
      </w:r>
    </w:p>
    <w:p w14:paraId="39605E54" w14:textId="77777777" w:rsidR="00863E1C" w:rsidRPr="00863E1C" w:rsidRDefault="00863E1C" w:rsidP="00863E1C">
      <w:r w:rsidRPr="00863E1C">
        <w:t>3.【续费单管理】：商家可查看和解约用户约签约协议单。</w:t>
      </w:r>
    </w:p>
    <w:p w14:paraId="410F7DD1" w14:textId="77777777" w:rsidR="00863E1C" w:rsidRPr="00863E1C" w:rsidRDefault="00863E1C" w:rsidP="00863E1C">
      <w:r w:rsidRPr="00863E1C">
        <w:rPr>
          <w:b/>
          <w:bCs/>
        </w:rPr>
        <w:t>导出功能注意事项：</w:t>
      </w:r>
    </w:p>
    <w:p w14:paraId="0A5A8D0D" w14:textId="77777777" w:rsidR="00863E1C" w:rsidRPr="00863E1C" w:rsidRDefault="00863E1C" w:rsidP="00863E1C">
      <w:r w:rsidRPr="00863E1C">
        <w:t>1）支持导出1w条以内数据；大于1w</w:t>
      </w:r>
      <w:proofErr w:type="gramStart"/>
      <w:r w:rsidRPr="00863E1C">
        <w:t>请修改</w:t>
      </w:r>
      <w:proofErr w:type="gramEnd"/>
      <w:r w:rsidRPr="00863E1C">
        <w:t>筛选时间。</w:t>
      </w:r>
    </w:p>
    <w:p w14:paraId="4EE1E232" w14:textId="77777777" w:rsidR="00863E1C" w:rsidRPr="00863E1C" w:rsidRDefault="00863E1C" w:rsidP="00863E1C">
      <w:r w:rsidRPr="00863E1C">
        <w:t>2）点击导出，在查看导出任务处下载；若长时间没出现下载按钮，辛苦修改导出时间，减少查询数据。</w:t>
      </w:r>
    </w:p>
    <w:p w14:paraId="4AAF7407" w14:textId="77777777" w:rsidR="00863E1C" w:rsidRPr="00863E1C" w:rsidRDefault="00863E1C" w:rsidP="00863E1C">
      <w:r w:rsidRPr="00863E1C">
        <w:t>3）</w:t>
      </w:r>
      <w:proofErr w:type="gramStart"/>
      <w:r w:rsidRPr="00863E1C">
        <w:t>续费单导出</w:t>
      </w:r>
      <w:proofErr w:type="gramEnd"/>
      <w:r w:rsidRPr="00863E1C">
        <w:t>的excel需要填入商家密钥可打开。</w:t>
      </w:r>
    </w:p>
    <w:p w14:paraId="4802FE8B" w14:textId="77777777" w:rsidR="00863E1C" w:rsidRPr="00863E1C" w:rsidRDefault="00863E1C" w:rsidP="00863E1C">
      <w:r w:rsidRPr="00863E1C">
        <w:t>其中2、3 需要权限申请，发邮件到 huyuanyuan28@jd.com，wangshirui.9@jd.com 邮箱申请开通权限。(</w:t>
      </w:r>
      <w:r w:rsidRPr="00863E1C">
        <w:rPr>
          <w:b/>
          <w:bCs/>
        </w:rPr>
        <w:t>仅限视频娱乐会员品牌及授权店铺开通权限</w:t>
      </w:r>
      <w:r w:rsidRPr="00863E1C">
        <w:t>)</w:t>
      </w:r>
    </w:p>
    <w:p w14:paraId="35EBF7B5" w14:textId="77777777" w:rsidR="00863E1C" w:rsidRPr="00863E1C" w:rsidRDefault="00863E1C" w:rsidP="00863E1C">
      <w:pPr>
        <w:rPr>
          <w:b/>
          <w:bCs/>
        </w:rPr>
      </w:pPr>
      <w:r w:rsidRPr="00863E1C">
        <w:rPr>
          <w:b/>
          <w:bCs/>
        </w:rPr>
        <w:t>4.8 接口配置</w:t>
      </w:r>
    </w:p>
    <w:p w14:paraId="388AB318" w14:textId="77777777" w:rsidR="00863E1C" w:rsidRPr="00863E1C" w:rsidRDefault="00863E1C" w:rsidP="00863E1C">
      <w:r w:rsidRPr="00863E1C">
        <w:t>最少接口数量：必须为售卖的类目配置接单接口和订单查询接口，否则商品无法下单、履约。其他接口配置按照场景选择配置。</w:t>
      </w:r>
    </w:p>
    <w:p w14:paraId="3C057F7A" w14:textId="77777777" w:rsidR="00863E1C" w:rsidRPr="00863E1C" w:rsidRDefault="00863E1C" w:rsidP="00863E1C">
      <w:r w:rsidRPr="00863E1C">
        <w:t>适用类目范围：包含【本地生活/旅游出行--游戏/视频服务】下面，除去【游戏加速器、游戏/视频服务实体充值卡】所有三级类目</w:t>
      </w:r>
    </w:p>
    <w:p w14:paraId="39F84A68" w14:textId="77777777" w:rsidR="00863E1C" w:rsidRPr="00863E1C" w:rsidRDefault="00863E1C" w:rsidP="00863E1C">
      <w:pPr>
        <w:rPr>
          <w:b/>
          <w:bCs/>
        </w:rPr>
      </w:pPr>
      <w:r w:rsidRPr="00863E1C">
        <w:rPr>
          <w:b/>
          <w:bCs/>
        </w:rPr>
        <w:t>4.8.1 接口管理</w:t>
      </w:r>
    </w:p>
    <w:p w14:paraId="054B3E84" w14:textId="77777777" w:rsidR="00863E1C" w:rsidRPr="00863E1C" w:rsidRDefault="00863E1C" w:rsidP="00863E1C">
      <w:r w:rsidRPr="00863E1C">
        <w:t>商家可使用</w:t>
      </w:r>
      <w:proofErr w:type="gramStart"/>
      <w:r w:rsidRPr="00863E1C">
        <w:t>京麦端</w:t>
      </w:r>
      <w:proofErr w:type="gramEnd"/>
      <w:r w:rsidRPr="00863E1C">
        <w:t xml:space="preserve">账户登陆，链接： </w:t>
      </w:r>
      <w:hyperlink r:id="rId24" w:history="1">
        <w:r w:rsidRPr="00863E1C">
          <w:rPr>
            <w:rStyle w:val="ae"/>
          </w:rPr>
          <w:t>https://jm-card-pro.pf.jd.com/interfaceManage。</w:t>
        </w:r>
      </w:hyperlink>
      <w:r w:rsidRPr="00863E1C">
        <w:t>其中菜单【接口管理】，商家可自行添加或修改接口相关地址，根据需要可对接口文档中接口地址进行新增修改。</w:t>
      </w:r>
    </w:p>
    <w:p w14:paraId="32AA136A" w14:textId="77777777" w:rsidR="00863E1C" w:rsidRPr="00863E1C" w:rsidRDefault="00863E1C" w:rsidP="00863E1C">
      <w:pPr>
        <w:rPr>
          <w:b/>
          <w:bCs/>
        </w:rPr>
      </w:pPr>
      <w:r w:rsidRPr="00863E1C">
        <w:rPr>
          <w:b/>
          <w:bCs/>
        </w:rPr>
        <w:t>4.8.1.1 类目新增接口配置</w:t>
      </w:r>
    </w:p>
    <w:p w14:paraId="41B78B98" w14:textId="77777777" w:rsidR="00863E1C" w:rsidRPr="00863E1C" w:rsidRDefault="00863E1C" w:rsidP="00863E1C">
      <w:r w:rsidRPr="00863E1C">
        <w:t>a、直充+接单接口新增配置</w:t>
      </w:r>
    </w:p>
    <w:p w14:paraId="39732800" w14:textId="0FD70E6F" w:rsidR="00863E1C" w:rsidRPr="00863E1C" w:rsidRDefault="00863E1C" w:rsidP="00863E1C">
      <w:r w:rsidRPr="00863E1C">
        <w:rPr>
          <w:rFonts w:hint="eastAsia"/>
        </w:rPr>
        <w:drawing>
          <wp:inline distT="0" distB="0" distL="0" distR="0" wp14:anchorId="3D25E4C6" wp14:editId="1C80B234">
            <wp:extent cx="5274310" cy="1609725"/>
            <wp:effectExtent l="0" t="0" r="2540" b="9525"/>
            <wp:docPr id="1463606890" name="图片 22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06890" name="图片 22" descr="图形用户界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2636A" w14:textId="77777777" w:rsidR="00863E1C" w:rsidRPr="00863E1C" w:rsidRDefault="00863E1C" w:rsidP="00863E1C">
      <w:r w:rsidRPr="00863E1C">
        <w:t>b、直充+订单查询接口新增配置</w:t>
      </w:r>
    </w:p>
    <w:p w14:paraId="4F3CA410" w14:textId="12D796C4" w:rsidR="00863E1C" w:rsidRPr="00863E1C" w:rsidRDefault="00863E1C" w:rsidP="00863E1C">
      <w:r w:rsidRPr="00863E1C">
        <w:rPr>
          <w:rFonts w:hint="eastAsia"/>
        </w:rPr>
        <w:lastRenderedPageBreak/>
        <w:drawing>
          <wp:inline distT="0" distB="0" distL="0" distR="0" wp14:anchorId="71C65053" wp14:editId="557C4C1C">
            <wp:extent cx="5274310" cy="1719580"/>
            <wp:effectExtent l="0" t="0" r="2540" b="0"/>
            <wp:docPr id="1276052690" name="图片 2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052690" name="图片 21" descr="图形用户界面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1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EC962" w14:textId="77777777" w:rsidR="00863E1C" w:rsidRPr="00863E1C" w:rsidRDefault="00863E1C" w:rsidP="00863E1C">
      <w:r w:rsidRPr="00863E1C">
        <w:t>c、卡密+接单接口新增配置</w:t>
      </w:r>
    </w:p>
    <w:p w14:paraId="0930B110" w14:textId="51033431" w:rsidR="00863E1C" w:rsidRPr="00863E1C" w:rsidRDefault="00863E1C" w:rsidP="00863E1C">
      <w:r w:rsidRPr="00863E1C">
        <w:rPr>
          <w:rFonts w:hint="eastAsia"/>
        </w:rPr>
        <w:drawing>
          <wp:inline distT="0" distB="0" distL="0" distR="0" wp14:anchorId="60047C88" wp14:editId="171681BF">
            <wp:extent cx="5274310" cy="2027555"/>
            <wp:effectExtent l="0" t="0" r="2540" b="0"/>
            <wp:docPr id="1068849994" name="图片 20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849994" name="图片 20" descr="图形用户界面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2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55AFA" w14:textId="77777777" w:rsidR="00863E1C" w:rsidRPr="00863E1C" w:rsidRDefault="00863E1C" w:rsidP="00863E1C">
      <w:r w:rsidRPr="00863E1C">
        <w:t>d、卡密+订单查询接口新增配置</w:t>
      </w:r>
    </w:p>
    <w:p w14:paraId="647FEA15" w14:textId="7B1C44F2" w:rsidR="00863E1C" w:rsidRPr="00863E1C" w:rsidRDefault="00863E1C" w:rsidP="00863E1C">
      <w:r w:rsidRPr="00863E1C">
        <w:rPr>
          <w:rFonts w:hint="eastAsia"/>
        </w:rPr>
        <w:drawing>
          <wp:inline distT="0" distB="0" distL="0" distR="0" wp14:anchorId="272A5B54" wp14:editId="43D680C3">
            <wp:extent cx="5274310" cy="1719580"/>
            <wp:effectExtent l="0" t="0" r="2540" b="0"/>
            <wp:docPr id="934356470" name="图片 19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356470" name="图片 19" descr="图形用户界面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1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4097D" w14:textId="77777777" w:rsidR="00863E1C" w:rsidRPr="00863E1C" w:rsidRDefault="00863E1C" w:rsidP="00863E1C">
      <w:pPr>
        <w:rPr>
          <w:b/>
          <w:bCs/>
        </w:rPr>
      </w:pPr>
      <w:r w:rsidRPr="00863E1C">
        <w:rPr>
          <w:b/>
          <w:bCs/>
        </w:rPr>
        <w:t>4.8.1.2 类目编辑接口配置</w:t>
      </w:r>
    </w:p>
    <w:p w14:paraId="3F2CBC6E" w14:textId="77777777" w:rsidR="00863E1C" w:rsidRPr="00863E1C" w:rsidRDefault="00863E1C" w:rsidP="00863E1C">
      <w:r w:rsidRPr="00863E1C">
        <w:t>点击编辑即可，为保证接口从A接口平滑切换过渡到B接口（否则将导致已同步到旧接口的订单，在新接口查询不到履约结果导致取消退款）有两种方式可选择（优先考虑第一种）：</w:t>
      </w:r>
    </w:p>
    <w:p w14:paraId="32458E65" w14:textId="77777777" w:rsidR="00863E1C" w:rsidRPr="00863E1C" w:rsidRDefault="00863E1C" w:rsidP="00863E1C">
      <w:pPr>
        <w:numPr>
          <w:ilvl w:val="0"/>
          <w:numId w:val="17"/>
        </w:numPr>
      </w:pPr>
      <w:r w:rsidRPr="00863E1C">
        <w:t>商家同步一周内（可根据未履约订单的最早下单时间灵活选择）A接口系统内的订单，到切换后B接口系统内</w:t>
      </w:r>
    </w:p>
    <w:p w14:paraId="317488A4" w14:textId="77777777" w:rsidR="00863E1C" w:rsidRPr="00863E1C" w:rsidRDefault="00863E1C" w:rsidP="00863E1C">
      <w:pPr>
        <w:numPr>
          <w:ilvl w:val="0"/>
          <w:numId w:val="17"/>
        </w:numPr>
      </w:pPr>
      <w:r w:rsidRPr="00863E1C">
        <w:t>下架店铺内商品或在京东平台停用充值接口，</w:t>
      </w:r>
      <w:proofErr w:type="gramStart"/>
      <w:r w:rsidRPr="00863E1C">
        <w:t>待已接收</w:t>
      </w:r>
      <w:proofErr w:type="gramEnd"/>
      <w:r w:rsidRPr="00863E1C">
        <w:t>到的订单全部履约完成后，切换到B接口，上架商品或在京东平台启用充值接口</w:t>
      </w:r>
    </w:p>
    <w:p w14:paraId="5EAACE26" w14:textId="523D0806" w:rsidR="00863E1C" w:rsidRPr="00863E1C" w:rsidRDefault="00863E1C" w:rsidP="00863E1C">
      <w:r w:rsidRPr="00863E1C">
        <w:rPr>
          <w:rFonts w:hint="eastAsia"/>
        </w:rPr>
        <w:lastRenderedPageBreak/>
        <w:drawing>
          <wp:inline distT="0" distB="0" distL="0" distR="0" wp14:anchorId="1EFE6AE7" wp14:editId="45575EA4">
            <wp:extent cx="5274310" cy="951865"/>
            <wp:effectExtent l="0" t="0" r="2540" b="635"/>
            <wp:docPr id="971423988" name="图片 18" descr="图形用户界面, 应用程序, Teams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423988" name="图片 18" descr="图形用户界面, 应用程序, Teams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5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63E1C">
        <w:rPr>
          <w:rFonts w:hint="eastAsia"/>
        </w:rPr>
        <w:drawing>
          <wp:inline distT="0" distB="0" distL="0" distR="0" wp14:anchorId="2157DB0A" wp14:editId="42334E80">
            <wp:extent cx="5274310" cy="2897505"/>
            <wp:effectExtent l="0" t="0" r="2540" b="0"/>
            <wp:docPr id="976224949" name="图片 17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224949" name="图片 17" descr="图形用户界面, 文本, 应用程序, 电子邮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9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36816" w14:textId="77777777" w:rsidR="00863E1C" w:rsidRPr="00863E1C" w:rsidRDefault="00863E1C" w:rsidP="00863E1C">
      <w:r w:rsidRPr="00863E1C">
        <w:t>注意事项：</w:t>
      </w:r>
      <w:r w:rsidRPr="00863E1C">
        <w:rPr>
          <w:b/>
          <w:bCs/>
        </w:rPr>
        <w:t>首次入驻（未获取过秘</w:t>
      </w:r>
      <w:proofErr w:type="gramStart"/>
      <w:r w:rsidRPr="00863E1C">
        <w:rPr>
          <w:b/>
          <w:bCs/>
        </w:rPr>
        <w:t>钥</w:t>
      </w:r>
      <w:proofErr w:type="gramEnd"/>
      <w:r w:rsidRPr="00863E1C">
        <w:rPr>
          <w:b/>
          <w:bCs/>
        </w:rPr>
        <w:t>）的，需先发邮件（</w:t>
      </w:r>
      <w:r w:rsidRPr="00863E1C">
        <w:t>wangshirui.9@jd.com</w:t>
      </w:r>
      <w:r w:rsidRPr="00863E1C">
        <w:rPr>
          <w:b/>
          <w:bCs/>
        </w:rPr>
        <w:t>）获取密钥并且配置回调（不需要可以不加）白名单IP，密钥获取之后，登陆商家自行管理配置，其中查询订单接口和接单接口必须配置，后面如需变更只需自行变更即可。</w:t>
      </w:r>
      <w:r w:rsidRPr="00863E1C">
        <w:t>请开通接口后的商家合</w:t>
      </w:r>
      <w:proofErr w:type="gramStart"/>
      <w:r w:rsidRPr="00863E1C">
        <w:t>规</w:t>
      </w:r>
      <w:proofErr w:type="gramEnd"/>
      <w:r w:rsidRPr="00863E1C">
        <w:t>经营，如出现失败率高、违规经营等情况，或可出现接口停用状态，出现后需商家自行整改并联系运营反馈整改结果，申请接口恢复。</w:t>
      </w:r>
    </w:p>
    <w:p w14:paraId="52ACFD7E" w14:textId="77777777" w:rsidR="00863E1C" w:rsidRPr="00863E1C" w:rsidRDefault="00863E1C" w:rsidP="00863E1C">
      <w:r w:rsidRPr="00863E1C">
        <w:rPr>
          <w:b/>
          <w:bCs/>
        </w:rPr>
        <w:t>获取密钥模版如下：</w:t>
      </w:r>
    </w:p>
    <w:p w14:paraId="51859B05" w14:textId="77777777" w:rsidR="00863E1C" w:rsidRPr="00863E1C" w:rsidRDefault="00863E1C" w:rsidP="00863E1C">
      <w:r w:rsidRPr="00863E1C">
        <w:t>1、请先确认店铺运营是否归属充值组（如不是无法配置）</w:t>
      </w:r>
    </w:p>
    <w:p w14:paraId="0D98FD44" w14:textId="77777777" w:rsidR="00863E1C" w:rsidRPr="00863E1C" w:rsidRDefault="00863E1C" w:rsidP="00863E1C">
      <w:r w:rsidRPr="00863E1C">
        <w:t>2、</w:t>
      </w:r>
      <w:r w:rsidRPr="00863E1C">
        <w:rPr>
          <w:b/>
          <w:bCs/>
        </w:rPr>
        <w:t>申请KEY、添加/变更IP（</w:t>
      </w:r>
      <w:r w:rsidRPr="00863E1C">
        <w:t>注意：邮件必须由</w:t>
      </w:r>
      <w:r w:rsidRPr="00863E1C">
        <w:rPr>
          <w:b/>
          <w:bCs/>
        </w:rPr>
        <w:t>店铺后台配置的联系人邮箱发出</w:t>
      </w:r>
      <w:r w:rsidRPr="00863E1C">
        <w:t>，否则不予配置）</w:t>
      </w:r>
    </w:p>
    <w:p w14:paraId="4138C324" w14:textId="77777777" w:rsidR="00863E1C" w:rsidRPr="00863E1C" w:rsidRDefault="00863E1C" w:rsidP="00863E1C">
      <w:r w:rsidRPr="00863E1C">
        <w:rPr>
          <w:b/>
          <w:bCs/>
        </w:rPr>
        <w:t>获取秘</w:t>
      </w:r>
      <w:proofErr w:type="gramStart"/>
      <w:r w:rsidRPr="00863E1C">
        <w:rPr>
          <w:b/>
          <w:bCs/>
        </w:rPr>
        <w:t>钥</w:t>
      </w:r>
      <w:proofErr w:type="gramEnd"/>
      <w:r w:rsidRPr="00863E1C">
        <w:t>：填写表格</w:t>
      </w:r>
      <w:hyperlink r:id="rId31" w:history="1">
        <w:proofErr w:type="gramStart"/>
        <w:r w:rsidRPr="00863E1C">
          <w:rPr>
            <w:rStyle w:val="ae"/>
          </w:rPr>
          <w:t>虚拟点卡系统</w:t>
        </w:r>
        <w:proofErr w:type="gramEnd"/>
        <w:r w:rsidRPr="00863E1C">
          <w:rPr>
            <w:rStyle w:val="ae"/>
          </w:rPr>
          <w:t>入驻配置KEY参数表</w:t>
        </w:r>
      </w:hyperlink>
      <w:r w:rsidRPr="00863E1C">
        <w:t xml:space="preserve"> 发邮件给京东运营，运营邮件反馈秘</w:t>
      </w:r>
      <w:proofErr w:type="gramStart"/>
      <w:r w:rsidRPr="00863E1C">
        <w:t>钥</w:t>
      </w:r>
      <w:proofErr w:type="gramEnd"/>
      <w:r w:rsidRPr="00863E1C">
        <w:t>；</w:t>
      </w:r>
    </w:p>
    <w:p w14:paraId="7A1E4972" w14:textId="77777777" w:rsidR="00863E1C" w:rsidRPr="00863E1C" w:rsidRDefault="00863E1C">
      <w:pPr>
        <w:rPr>
          <w:rFonts w:hint="eastAsia"/>
        </w:rPr>
      </w:pPr>
    </w:p>
    <w:sectPr w:rsidR="00863E1C" w:rsidRPr="00863E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C6637"/>
    <w:multiLevelType w:val="multilevel"/>
    <w:tmpl w:val="5198C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791D34"/>
    <w:multiLevelType w:val="multilevel"/>
    <w:tmpl w:val="1A242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4C5704"/>
    <w:multiLevelType w:val="multilevel"/>
    <w:tmpl w:val="E9481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F17E07"/>
    <w:multiLevelType w:val="multilevel"/>
    <w:tmpl w:val="65B2B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A91911"/>
    <w:multiLevelType w:val="multilevel"/>
    <w:tmpl w:val="96C0B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6D66B6"/>
    <w:multiLevelType w:val="multilevel"/>
    <w:tmpl w:val="48C87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8B59AE"/>
    <w:multiLevelType w:val="multilevel"/>
    <w:tmpl w:val="7B607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BA0FF5"/>
    <w:multiLevelType w:val="multilevel"/>
    <w:tmpl w:val="AE465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362CBB"/>
    <w:multiLevelType w:val="multilevel"/>
    <w:tmpl w:val="5B3ED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CD31AC"/>
    <w:multiLevelType w:val="multilevel"/>
    <w:tmpl w:val="B6FA3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13704A"/>
    <w:multiLevelType w:val="multilevel"/>
    <w:tmpl w:val="316ED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DF75EB"/>
    <w:multiLevelType w:val="multilevel"/>
    <w:tmpl w:val="F8209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212D56"/>
    <w:multiLevelType w:val="multilevel"/>
    <w:tmpl w:val="00087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BF56DF"/>
    <w:multiLevelType w:val="multilevel"/>
    <w:tmpl w:val="BD062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0D20B2B"/>
    <w:multiLevelType w:val="multilevel"/>
    <w:tmpl w:val="20F6E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48A322E"/>
    <w:multiLevelType w:val="multilevel"/>
    <w:tmpl w:val="98127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6E619A6"/>
    <w:multiLevelType w:val="multilevel"/>
    <w:tmpl w:val="3790F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5141504">
    <w:abstractNumId w:val="2"/>
  </w:num>
  <w:num w:numId="2" w16cid:durableId="448012008">
    <w:abstractNumId w:val="11"/>
  </w:num>
  <w:num w:numId="3" w16cid:durableId="133568272">
    <w:abstractNumId w:val="14"/>
  </w:num>
  <w:num w:numId="4" w16cid:durableId="6375914">
    <w:abstractNumId w:val="12"/>
  </w:num>
  <w:num w:numId="5" w16cid:durableId="1679119629">
    <w:abstractNumId w:val="10"/>
  </w:num>
  <w:num w:numId="6" w16cid:durableId="864246590">
    <w:abstractNumId w:val="15"/>
  </w:num>
  <w:num w:numId="7" w16cid:durableId="475803128">
    <w:abstractNumId w:val="4"/>
  </w:num>
  <w:num w:numId="8" w16cid:durableId="457382137">
    <w:abstractNumId w:val="5"/>
  </w:num>
  <w:num w:numId="9" w16cid:durableId="1932347471">
    <w:abstractNumId w:val="3"/>
  </w:num>
  <w:num w:numId="10" w16cid:durableId="1685401417">
    <w:abstractNumId w:val="13"/>
  </w:num>
  <w:num w:numId="11" w16cid:durableId="1338773373">
    <w:abstractNumId w:val="0"/>
  </w:num>
  <w:num w:numId="12" w16cid:durableId="1499925756">
    <w:abstractNumId w:val="1"/>
  </w:num>
  <w:num w:numId="13" w16cid:durableId="4013915">
    <w:abstractNumId w:val="8"/>
  </w:num>
  <w:num w:numId="14" w16cid:durableId="1763377324">
    <w:abstractNumId w:val="9"/>
  </w:num>
  <w:num w:numId="15" w16cid:durableId="173616849">
    <w:abstractNumId w:val="16"/>
  </w:num>
  <w:num w:numId="16" w16cid:durableId="509875737">
    <w:abstractNumId w:val="6"/>
  </w:num>
  <w:num w:numId="17" w16cid:durableId="8119930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E1C"/>
    <w:rsid w:val="004E472B"/>
    <w:rsid w:val="00863E1C"/>
    <w:rsid w:val="0087093A"/>
    <w:rsid w:val="00DA0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C4CF1"/>
  <w15:chartTrackingRefBased/>
  <w15:docId w15:val="{66CD40A5-A641-4D30-801C-E9BA49AF4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63E1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3E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3E1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3E1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3E1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3E1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3E1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3E1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3E1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63E1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63E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63E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63E1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63E1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63E1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63E1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63E1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63E1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63E1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63E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3E1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63E1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63E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63E1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63E1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63E1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63E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63E1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63E1C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863E1C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863E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card.jd.com/api/gameApi.action" TargetMode="External"/><Relationship Id="rId18" Type="http://schemas.openxmlformats.org/officeDocument/2006/relationships/hyperlink" Target="https://joyspace.jd.com/sheets/4o899EScKuB8NOqFPzIN" TargetMode="External"/><Relationship Id="rId26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image" Target="media/image6.png"/><Relationship Id="rId7" Type="http://schemas.openxmlformats.org/officeDocument/2006/relationships/image" Target="media/image2.png"/><Relationship Id="rId12" Type="http://schemas.openxmlformats.org/officeDocument/2006/relationships/image" Target="media/image3.png"/><Relationship Id="rId17" Type="http://schemas.openxmlformats.org/officeDocument/2006/relationships/hyperlink" Target="https://joyspace.jd.com/sheets/4o899EScKuB8NOqFPzIN" TargetMode="External"/><Relationship Id="rId25" Type="http://schemas.openxmlformats.org/officeDocument/2006/relationships/image" Target="media/image8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://card.jd.com/api/cardApi.action" TargetMode="External"/><Relationship Id="rId20" Type="http://schemas.openxmlformats.org/officeDocument/2006/relationships/image" Target="media/image5.png"/><Relationship Id="rId29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hyperlink" Target="https://shop.jd.com/" TargetMode="External"/><Relationship Id="rId11" Type="http://schemas.openxmlformats.org/officeDocument/2006/relationships/hyperlink" Target="file:///C:\Users\admin360buyad\Desktop\&#28857;&#21345;&#24179;&#21488;&#21270;\&#21345;&#23494;-&#20140;&#19996;&#28216;&#25103;&#28857;&#21345;&#24179;&#21488;&#25509;&#21475;&#25991;&#26723;.docx" TargetMode="External"/><Relationship Id="rId24" Type="http://schemas.openxmlformats.org/officeDocument/2006/relationships/hyperlink" Target="https://jm-card-pro.pf.jd.com/interfaceManage" TargetMode="External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hyperlink" Target="http://card.jd.com/api/cardApi.action" TargetMode="External"/><Relationship Id="rId23" Type="http://schemas.openxmlformats.org/officeDocument/2006/relationships/hyperlink" Target="https://jm-card-pro.pf.jd.com/interfaceManage" TargetMode="External"/><Relationship Id="rId28" Type="http://schemas.openxmlformats.org/officeDocument/2006/relationships/image" Target="media/image11.png"/><Relationship Id="rId10" Type="http://schemas.openxmlformats.org/officeDocument/2006/relationships/hyperlink" Target="file:///C:\Users\admin360buyad\Desktop\&#28857;&#21345;&#24179;&#21488;&#21270;\&#21345;&#23494;-&#20140;&#19996;&#28216;&#25103;&#28857;&#21345;&#24179;&#21488;&#25509;&#21475;&#25991;&#26723;.docx" TargetMode="External"/><Relationship Id="rId19" Type="http://schemas.openxmlformats.org/officeDocument/2006/relationships/image" Target="media/image4.png"/><Relationship Id="rId31" Type="http://schemas.openxmlformats.org/officeDocument/2006/relationships/hyperlink" Target="https://joyspace.jd.com/sheets/jKPv9OPOCHIFoqfAG8H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\Users\admin360buyad\Desktop\&#28857;&#21345;&#24179;&#21488;&#21270;\&#21345;&#23494;-&#20140;&#19996;&#28216;&#25103;&#28857;&#21345;&#24179;&#21488;&#25509;&#21475;&#25991;&#26723;.docx" TargetMode="External"/><Relationship Id="rId14" Type="http://schemas.openxmlformats.org/officeDocument/2006/relationships/hyperlink" Target="https://joyspace.jd.com/sheets/4o899EScKuB8NOqFPzIN" TargetMode="External"/><Relationship Id="rId22" Type="http://schemas.openxmlformats.org/officeDocument/2006/relationships/image" Target="media/image7.png"/><Relationship Id="rId27" Type="http://schemas.openxmlformats.org/officeDocument/2006/relationships/image" Target="media/image10.png"/><Relationship Id="rId30" Type="http://schemas.openxmlformats.org/officeDocument/2006/relationships/image" Target="media/image13.png"/><Relationship Id="rId8" Type="http://schemas.openxmlformats.org/officeDocument/2006/relationships/hyperlink" Target="file:///C:\Users\admin360buyad\Desktop\&#28857;&#21345;&#24179;&#21488;&#21270;\&#21345;&#23494;-&#20140;&#19996;&#28216;&#25103;&#28857;&#21345;&#24179;&#21488;&#25509;&#21475;&#25991;&#26723;.doc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61</Pages>
  <Words>4721</Words>
  <Characters>26916</Characters>
  <Application>Microsoft Office Word</Application>
  <DocSecurity>0</DocSecurity>
  <Lines>224</Lines>
  <Paragraphs>63</Paragraphs>
  <ScaleCrop>false</ScaleCrop>
  <Company/>
  <LinksUpToDate>false</LinksUpToDate>
  <CharactersWithSpaces>31574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神 超</dc:creator>
  <cp:keywords/>
  <dc:description/>
  <cp:lastModifiedBy>神 超</cp:lastModifiedBy>
  <cp:revision>1</cp:revision>
  <dcterms:created xsi:type="dcterms:W3CDTF">2026-02-16T10:21:00Z</dcterms:created>
  <dcterms:modified xsi:type="dcterms:W3CDTF">2026-02-16T10:29:00Z</dcterms:modified>
</cp:coreProperties>
</file>